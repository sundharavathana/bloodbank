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2564" w14:textId="3BF0383A" w:rsidR="00F531A8" w:rsidRPr="00752DC2" w:rsidRDefault="007A314D" w:rsidP="002239CA">
      <w:pPr>
        <w:jc w:val="both"/>
        <w:rPr>
          <w:rFonts w:ascii="Times New Roman" w:hAnsi="Times New Roman" w:cs="Times New Roman"/>
          <w:b/>
          <w:bCs/>
          <w:sz w:val="24"/>
          <w:szCs w:val="24"/>
        </w:rPr>
      </w:pPr>
      <w:r w:rsidRPr="007A314D">
        <w:rPr>
          <w:rFonts w:ascii="Times New Roman" w:hAnsi="Times New Roman" w:cs="Times New Roman"/>
          <w:b/>
          <w:bCs/>
          <w:sz w:val="24"/>
          <w:szCs w:val="24"/>
        </w:rPr>
        <w:t xml:space="preserve">                                                        </w:t>
      </w:r>
      <w:r w:rsidRPr="00752DC2">
        <w:rPr>
          <w:rFonts w:ascii="Times New Roman" w:hAnsi="Times New Roman" w:cs="Times New Roman"/>
          <w:b/>
          <w:bCs/>
          <w:sz w:val="24"/>
          <w:szCs w:val="24"/>
        </w:rPr>
        <w:t>CHPTER-3</w:t>
      </w:r>
    </w:p>
    <w:p w14:paraId="61D9124F" w14:textId="0A0EE4A3" w:rsidR="00052622" w:rsidRPr="00752DC2" w:rsidRDefault="00A67349"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t xml:space="preserve">            STUDENT </w:t>
      </w:r>
      <w:r w:rsidR="00735F92">
        <w:rPr>
          <w:rFonts w:ascii="Times New Roman" w:hAnsi="Times New Roman" w:cs="Times New Roman"/>
          <w:b/>
          <w:bCs/>
          <w:sz w:val="24"/>
          <w:szCs w:val="24"/>
        </w:rPr>
        <w:t>AGRI</w:t>
      </w:r>
      <w:r w:rsidRPr="00752DC2">
        <w:rPr>
          <w:rFonts w:ascii="Times New Roman" w:hAnsi="Times New Roman" w:cs="Times New Roman"/>
          <w:b/>
          <w:bCs/>
          <w:sz w:val="24"/>
          <w:szCs w:val="24"/>
        </w:rPr>
        <w:t xml:space="preserve"> BASED RURAL ENTREPRENEURS- AN OVERVIEW</w:t>
      </w:r>
    </w:p>
    <w:p w14:paraId="35551CB9" w14:textId="2D75C6B5" w:rsidR="004A295C"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INTRODUCTION</w:t>
      </w:r>
    </w:p>
    <w:p w14:paraId="42B200BE" w14:textId="4F4537AD" w:rsidR="004A295C"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ENTREPRENEUR</w:t>
      </w:r>
    </w:p>
    <w:p w14:paraId="57B87A60" w14:textId="2ADF301B" w:rsidR="004A295C"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DEFINITION OF ENTREPRENEURS</w:t>
      </w:r>
    </w:p>
    <w:p w14:paraId="510A7459" w14:textId="1DDC636E" w:rsidR="004A295C"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 xml:space="preserve">MEANING </w:t>
      </w:r>
      <w:r w:rsidR="00F12474" w:rsidRPr="00735F92">
        <w:rPr>
          <w:rFonts w:ascii="Times New Roman" w:hAnsi="Times New Roman" w:cs="Times New Roman"/>
          <w:b/>
          <w:bCs/>
          <w:sz w:val="24"/>
          <w:szCs w:val="24"/>
        </w:rPr>
        <w:t xml:space="preserve">OF </w:t>
      </w:r>
      <w:r>
        <w:rPr>
          <w:rFonts w:ascii="Times New Roman" w:hAnsi="Times New Roman" w:cs="Times New Roman"/>
          <w:b/>
          <w:bCs/>
          <w:sz w:val="24"/>
          <w:szCs w:val="24"/>
        </w:rPr>
        <w:t>AGRI</w:t>
      </w:r>
      <w:r w:rsidR="00F12474" w:rsidRPr="00735F92">
        <w:rPr>
          <w:rFonts w:ascii="Times New Roman" w:hAnsi="Times New Roman" w:cs="Times New Roman"/>
          <w:b/>
          <w:bCs/>
          <w:sz w:val="24"/>
          <w:szCs w:val="24"/>
        </w:rPr>
        <w:t xml:space="preserve"> BASED </w:t>
      </w:r>
      <w:r w:rsidR="004A295C" w:rsidRPr="00735F92">
        <w:rPr>
          <w:rFonts w:ascii="Times New Roman" w:hAnsi="Times New Roman" w:cs="Times New Roman"/>
          <w:b/>
          <w:bCs/>
          <w:sz w:val="24"/>
          <w:szCs w:val="24"/>
        </w:rPr>
        <w:t>RURAL ENTREPRENEURS</w:t>
      </w:r>
    </w:p>
    <w:p w14:paraId="63C9619A" w14:textId="1A3928BC" w:rsidR="004A295C"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 xml:space="preserve">DEFINITION </w:t>
      </w:r>
      <w:r w:rsidR="00F12474" w:rsidRPr="00735F92">
        <w:rPr>
          <w:rFonts w:ascii="Times New Roman" w:hAnsi="Times New Roman" w:cs="Times New Roman"/>
          <w:b/>
          <w:bCs/>
          <w:sz w:val="24"/>
          <w:szCs w:val="24"/>
        </w:rPr>
        <w:t xml:space="preserve">OF </w:t>
      </w:r>
      <w:r>
        <w:rPr>
          <w:rFonts w:ascii="Times New Roman" w:hAnsi="Times New Roman" w:cs="Times New Roman"/>
          <w:b/>
          <w:bCs/>
          <w:sz w:val="24"/>
          <w:szCs w:val="24"/>
        </w:rPr>
        <w:t>AGRI</w:t>
      </w:r>
      <w:r w:rsidR="00F12474" w:rsidRPr="00735F92">
        <w:rPr>
          <w:rFonts w:ascii="Times New Roman" w:hAnsi="Times New Roman" w:cs="Times New Roman"/>
          <w:b/>
          <w:bCs/>
          <w:sz w:val="24"/>
          <w:szCs w:val="24"/>
        </w:rPr>
        <w:t xml:space="preserve"> BASED </w:t>
      </w:r>
      <w:r w:rsidR="004A295C" w:rsidRPr="00735F92">
        <w:rPr>
          <w:rFonts w:ascii="Times New Roman" w:hAnsi="Times New Roman" w:cs="Times New Roman"/>
          <w:b/>
          <w:bCs/>
          <w:sz w:val="24"/>
          <w:szCs w:val="24"/>
        </w:rPr>
        <w:t>RURAL ENTREPRENEURS</w:t>
      </w:r>
    </w:p>
    <w:p w14:paraId="0648E4B3" w14:textId="394153D0" w:rsidR="004A295C"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 xml:space="preserve">TYPES </w:t>
      </w:r>
      <w:r w:rsidR="00F12474" w:rsidRPr="00735F92">
        <w:rPr>
          <w:rFonts w:ascii="Times New Roman" w:hAnsi="Times New Roman" w:cs="Times New Roman"/>
          <w:b/>
          <w:bCs/>
          <w:sz w:val="24"/>
          <w:szCs w:val="24"/>
        </w:rPr>
        <w:t xml:space="preserve">OF </w:t>
      </w:r>
      <w:r>
        <w:rPr>
          <w:rFonts w:ascii="Times New Roman" w:hAnsi="Times New Roman" w:cs="Times New Roman"/>
          <w:b/>
          <w:bCs/>
          <w:sz w:val="24"/>
          <w:szCs w:val="24"/>
        </w:rPr>
        <w:t>AGRI</w:t>
      </w:r>
      <w:r w:rsidR="00F12474" w:rsidRPr="00735F92">
        <w:rPr>
          <w:rFonts w:ascii="Times New Roman" w:hAnsi="Times New Roman" w:cs="Times New Roman"/>
          <w:b/>
          <w:bCs/>
          <w:sz w:val="24"/>
          <w:szCs w:val="24"/>
        </w:rPr>
        <w:t xml:space="preserve"> BASED </w:t>
      </w:r>
      <w:r w:rsidR="004A295C" w:rsidRPr="00735F92">
        <w:rPr>
          <w:rFonts w:ascii="Times New Roman" w:hAnsi="Times New Roman" w:cs="Times New Roman"/>
          <w:b/>
          <w:bCs/>
          <w:sz w:val="24"/>
          <w:szCs w:val="24"/>
        </w:rPr>
        <w:t>RURAL ENTREPRENEURS</w:t>
      </w:r>
    </w:p>
    <w:p w14:paraId="4A03BA14" w14:textId="6232284F" w:rsidR="004A295C"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 xml:space="preserve">NEED FOR </w:t>
      </w:r>
      <w:r>
        <w:rPr>
          <w:rFonts w:ascii="Times New Roman" w:hAnsi="Times New Roman" w:cs="Times New Roman"/>
          <w:b/>
          <w:bCs/>
          <w:sz w:val="24"/>
          <w:szCs w:val="24"/>
        </w:rPr>
        <w:t>AGRI</w:t>
      </w:r>
      <w:r w:rsidR="00F12474" w:rsidRPr="00735F92">
        <w:rPr>
          <w:rFonts w:ascii="Times New Roman" w:hAnsi="Times New Roman" w:cs="Times New Roman"/>
          <w:b/>
          <w:bCs/>
          <w:sz w:val="24"/>
          <w:szCs w:val="24"/>
        </w:rPr>
        <w:t xml:space="preserve"> BASED RURAL</w:t>
      </w:r>
      <w:r w:rsidR="004A295C" w:rsidRPr="00735F92">
        <w:rPr>
          <w:rFonts w:ascii="Times New Roman" w:hAnsi="Times New Roman" w:cs="Times New Roman"/>
          <w:b/>
          <w:bCs/>
          <w:sz w:val="24"/>
          <w:szCs w:val="24"/>
        </w:rPr>
        <w:t xml:space="preserve"> ENTREPRENEURS</w:t>
      </w:r>
    </w:p>
    <w:p w14:paraId="30D7ED23" w14:textId="2367DA65" w:rsidR="004A295C"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 xml:space="preserve">CHALLENGES OF </w:t>
      </w:r>
      <w:r>
        <w:rPr>
          <w:rFonts w:ascii="Times New Roman" w:hAnsi="Times New Roman" w:cs="Times New Roman"/>
          <w:b/>
          <w:bCs/>
          <w:sz w:val="24"/>
          <w:szCs w:val="24"/>
        </w:rPr>
        <w:t>AGRI</w:t>
      </w:r>
      <w:r w:rsidR="00F12474" w:rsidRPr="00735F92">
        <w:rPr>
          <w:rFonts w:ascii="Times New Roman" w:hAnsi="Times New Roman" w:cs="Times New Roman"/>
          <w:b/>
          <w:bCs/>
          <w:sz w:val="24"/>
          <w:szCs w:val="24"/>
        </w:rPr>
        <w:t xml:space="preserve"> BASED </w:t>
      </w:r>
      <w:r w:rsidR="004A295C" w:rsidRPr="00735F92">
        <w:rPr>
          <w:rFonts w:ascii="Times New Roman" w:hAnsi="Times New Roman" w:cs="Times New Roman"/>
          <w:b/>
          <w:bCs/>
          <w:sz w:val="24"/>
          <w:szCs w:val="24"/>
        </w:rPr>
        <w:t>RURAL ENTREPRENEURS</w:t>
      </w:r>
    </w:p>
    <w:p w14:paraId="2C05D7D3" w14:textId="27A2962C" w:rsidR="005726CB" w:rsidRPr="00735F92" w:rsidRDefault="00735F92" w:rsidP="002239CA">
      <w:pPr>
        <w:pStyle w:val="ListParagraph"/>
        <w:numPr>
          <w:ilvl w:val="0"/>
          <w:numId w:val="6"/>
        </w:num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OPPORTUNITY OF</w:t>
      </w:r>
      <w:r w:rsidR="00F12474" w:rsidRPr="00735F92">
        <w:rPr>
          <w:rFonts w:ascii="Times New Roman" w:hAnsi="Times New Roman" w:cs="Times New Roman"/>
          <w:b/>
          <w:bCs/>
          <w:sz w:val="24"/>
          <w:szCs w:val="24"/>
        </w:rPr>
        <w:t xml:space="preserve"> </w:t>
      </w:r>
      <w:r>
        <w:rPr>
          <w:rFonts w:ascii="Times New Roman" w:hAnsi="Times New Roman" w:cs="Times New Roman"/>
          <w:b/>
          <w:bCs/>
          <w:sz w:val="24"/>
          <w:szCs w:val="24"/>
        </w:rPr>
        <w:t>AGRI</w:t>
      </w:r>
      <w:r w:rsidR="00F12474" w:rsidRPr="00735F92">
        <w:rPr>
          <w:rFonts w:ascii="Times New Roman" w:hAnsi="Times New Roman" w:cs="Times New Roman"/>
          <w:b/>
          <w:bCs/>
          <w:sz w:val="24"/>
          <w:szCs w:val="24"/>
        </w:rPr>
        <w:t xml:space="preserve"> BASED</w:t>
      </w:r>
      <w:r w:rsidR="004A295C" w:rsidRPr="00735F92">
        <w:rPr>
          <w:rFonts w:ascii="Times New Roman" w:hAnsi="Times New Roman" w:cs="Times New Roman"/>
          <w:b/>
          <w:bCs/>
          <w:sz w:val="24"/>
          <w:szCs w:val="24"/>
        </w:rPr>
        <w:t xml:space="preserve"> RURAL ENTR</w:t>
      </w:r>
      <w:r w:rsidR="005726CB" w:rsidRPr="00735F92">
        <w:rPr>
          <w:rFonts w:ascii="Times New Roman" w:hAnsi="Times New Roman" w:cs="Times New Roman"/>
          <w:b/>
          <w:bCs/>
          <w:sz w:val="24"/>
          <w:szCs w:val="24"/>
        </w:rPr>
        <w:t>E</w:t>
      </w:r>
      <w:r w:rsidR="004A295C" w:rsidRPr="00735F92">
        <w:rPr>
          <w:rFonts w:ascii="Times New Roman" w:hAnsi="Times New Roman" w:cs="Times New Roman"/>
          <w:b/>
          <w:bCs/>
          <w:sz w:val="24"/>
          <w:szCs w:val="24"/>
        </w:rPr>
        <w:t>PRENEURS</w:t>
      </w:r>
    </w:p>
    <w:p w14:paraId="7307C875" w14:textId="1A54E5F2" w:rsidR="004A295C" w:rsidRPr="00752DC2" w:rsidRDefault="006D2847" w:rsidP="002239CA">
      <w:pPr>
        <w:pStyle w:val="ListParagraph"/>
        <w:numPr>
          <w:ilvl w:val="1"/>
          <w:numId w:val="10"/>
        </w:numPr>
        <w:jc w:val="both"/>
        <w:rPr>
          <w:rFonts w:ascii="Times New Roman" w:hAnsi="Times New Roman" w:cs="Times New Roman"/>
          <w:sz w:val="24"/>
          <w:szCs w:val="24"/>
        </w:rPr>
      </w:pPr>
      <w:r w:rsidRPr="00CE57FD">
        <w:rPr>
          <w:rFonts w:ascii="Times New Roman" w:hAnsi="Times New Roman" w:cs="Times New Roman"/>
          <w:b/>
          <w:bCs/>
          <w:sz w:val="24"/>
          <w:szCs w:val="24"/>
        </w:rPr>
        <w:t xml:space="preserve"> </w:t>
      </w:r>
      <w:r w:rsidRPr="00735F92">
        <w:rPr>
          <w:rFonts w:ascii="Times New Roman" w:hAnsi="Times New Roman" w:cs="Times New Roman"/>
          <w:b/>
          <w:bCs/>
          <w:sz w:val="24"/>
          <w:szCs w:val="24"/>
        </w:rPr>
        <w:t xml:space="preserve"> </w:t>
      </w:r>
      <w:r w:rsidR="004A295C" w:rsidRPr="00735F92">
        <w:rPr>
          <w:rFonts w:ascii="Times New Roman" w:hAnsi="Times New Roman" w:cs="Times New Roman"/>
          <w:b/>
          <w:bCs/>
          <w:sz w:val="24"/>
          <w:szCs w:val="24"/>
        </w:rPr>
        <w:t>CONCLUSION</w:t>
      </w:r>
    </w:p>
    <w:p w14:paraId="55D90E86" w14:textId="75E77BFE" w:rsidR="00AE55E8" w:rsidRPr="00752DC2" w:rsidRDefault="00554C83"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t>3.1</w:t>
      </w:r>
      <w:r w:rsidR="00DA7B8C" w:rsidRPr="00752DC2">
        <w:rPr>
          <w:rFonts w:ascii="Times New Roman" w:hAnsi="Times New Roman" w:cs="Times New Roman"/>
          <w:b/>
          <w:bCs/>
          <w:sz w:val="24"/>
          <w:szCs w:val="24"/>
        </w:rPr>
        <w:t xml:space="preserve"> </w:t>
      </w:r>
      <w:r w:rsidR="00AE55E8" w:rsidRPr="00752DC2">
        <w:rPr>
          <w:rFonts w:ascii="Times New Roman" w:hAnsi="Times New Roman" w:cs="Times New Roman"/>
          <w:b/>
          <w:bCs/>
          <w:sz w:val="24"/>
          <w:szCs w:val="24"/>
        </w:rPr>
        <w:t>INTRODUCTION</w:t>
      </w:r>
    </w:p>
    <w:p w14:paraId="4B981E0E" w14:textId="594E412E" w:rsidR="001E0957" w:rsidRPr="00752DC2" w:rsidRDefault="00735F92" w:rsidP="002239CA">
      <w:pPr>
        <w:jc w:val="both"/>
        <w:rPr>
          <w:rFonts w:ascii="Times New Roman" w:hAnsi="Times New Roman" w:cs="Times New Roman"/>
          <w:sz w:val="24"/>
          <w:szCs w:val="24"/>
        </w:rPr>
      </w:pPr>
      <w:r>
        <w:rPr>
          <w:rFonts w:ascii="Times New Roman" w:hAnsi="Times New Roman" w:cs="Times New Roman"/>
          <w:sz w:val="24"/>
          <w:szCs w:val="24"/>
        </w:rPr>
        <w:t>Agri</w:t>
      </w:r>
      <w:r w:rsidR="00AE55E8" w:rsidRPr="00752DC2">
        <w:rPr>
          <w:rFonts w:ascii="Times New Roman" w:hAnsi="Times New Roman" w:cs="Times New Roman"/>
          <w:sz w:val="24"/>
          <w:szCs w:val="24"/>
        </w:rPr>
        <w:t xml:space="preserve">-based rural entrepreneurship is vital for economic development, job creation, and food security in rural areas. By transforming raw </w:t>
      </w:r>
      <w:r>
        <w:rPr>
          <w:rFonts w:ascii="Times New Roman" w:hAnsi="Times New Roman" w:cs="Times New Roman"/>
          <w:sz w:val="24"/>
          <w:szCs w:val="24"/>
        </w:rPr>
        <w:t>Agri</w:t>
      </w:r>
      <w:r w:rsidR="00AE55E8" w:rsidRPr="00752DC2">
        <w:rPr>
          <w:rFonts w:ascii="Times New Roman" w:hAnsi="Times New Roman" w:cs="Times New Roman"/>
          <w:sz w:val="24"/>
          <w:szCs w:val="24"/>
        </w:rPr>
        <w:t>cultural products into value-added goods</w:t>
      </w:r>
      <w:r w:rsidR="00400A2F" w:rsidRPr="00752DC2">
        <w:rPr>
          <w:rFonts w:ascii="Times New Roman" w:hAnsi="Times New Roman" w:cs="Times New Roman"/>
          <w:sz w:val="24"/>
          <w:szCs w:val="24"/>
        </w:rPr>
        <w:t xml:space="preserve"> </w:t>
      </w:r>
      <w:r w:rsidR="00AE55E8" w:rsidRPr="00752DC2">
        <w:rPr>
          <w:rFonts w:ascii="Times New Roman" w:hAnsi="Times New Roman" w:cs="Times New Roman"/>
          <w:sz w:val="24"/>
          <w:szCs w:val="24"/>
        </w:rPr>
        <w:t>such as converting milk into cheese or fruits into jams</w:t>
      </w:r>
      <w:r w:rsidR="00400A2F" w:rsidRPr="00752DC2">
        <w:rPr>
          <w:rFonts w:ascii="Times New Roman" w:hAnsi="Times New Roman" w:cs="Times New Roman"/>
          <w:sz w:val="24"/>
          <w:szCs w:val="24"/>
        </w:rPr>
        <w:t xml:space="preserve"> </w:t>
      </w:r>
      <w:r w:rsidR="00AE55E8" w:rsidRPr="00752DC2">
        <w:rPr>
          <w:rFonts w:ascii="Times New Roman" w:hAnsi="Times New Roman" w:cs="Times New Roman"/>
          <w:sz w:val="24"/>
          <w:szCs w:val="24"/>
        </w:rPr>
        <w:t xml:space="preserve">entrepreneurs can significantly increase market value and shelf life. This not only boosts income for farmers but also creates local employment opportunities. </w:t>
      </w:r>
      <w:r w:rsidR="00400A2F" w:rsidRPr="00752DC2">
        <w:rPr>
          <w:rFonts w:ascii="Times New Roman" w:hAnsi="Times New Roman" w:cs="Times New Roman"/>
          <w:sz w:val="24"/>
          <w:szCs w:val="24"/>
        </w:rPr>
        <w:t xml:space="preserve">However, rural entrepreneurs face several challenges, including limited access to capital, inadequate infrastructure, and fluctuating market demands. Addressing these challenges requires targeted support, such as access to financial resources, training programs, and infrastructure development, to empower rural entrepreneurs and unlock their full potential. </w:t>
      </w:r>
      <w:r w:rsidR="001E0957" w:rsidRPr="00752DC2">
        <w:rPr>
          <w:rFonts w:ascii="Times New Roman" w:hAnsi="Times New Roman" w:cs="Times New Roman"/>
          <w:sz w:val="24"/>
          <w:szCs w:val="24"/>
        </w:rPr>
        <w:t xml:space="preserve">By leveraging opportunities and addressing associated challenges, </w:t>
      </w:r>
      <w:r>
        <w:rPr>
          <w:rFonts w:ascii="Times New Roman" w:hAnsi="Times New Roman" w:cs="Times New Roman"/>
          <w:sz w:val="24"/>
          <w:szCs w:val="24"/>
        </w:rPr>
        <w:t>Agri</w:t>
      </w:r>
      <w:r w:rsidR="001E0957" w:rsidRPr="00752DC2">
        <w:rPr>
          <w:rFonts w:ascii="Times New Roman" w:hAnsi="Times New Roman" w:cs="Times New Roman"/>
          <w:sz w:val="24"/>
          <w:szCs w:val="24"/>
        </w:rPr>
        <w:t xml:space="preserve">-based rural entrepreneurs can contribute to the economic development of their communities while promoting sustainable </w:t>
      </w:r>
      <w:r>
        <w:rPr>
          <w:rFonts w:ascii="Times New Roman" w:hAnsi="Times New Roman" w:cs="Times New Roman"/>
          <w:sz w:val="24"/>
          <w:szCs w:val="24"/>
        </w:rPr>
        <w:t>Agri</w:t>
      </w:r>
      <w:r w:rsidR="001E0957" w:rsidRPr="00752DC2">
        <w:rPr>
          <w:rFonts w:ascii="Times New Roman" w:hAnsi="Times New Roman" w:cs="Times New Roman"/>
          <w:sz w:val="24"/>
          <w:szCs w:val="24"/>
        </w:rPr>
        <w:t>cultural practices.</w:t>
      </w:r>
    </w:p>
    <w:p w14:paraId="495314BD" w14:textId="71560243" w:rsidR="00F84B2D" w:rsidRPr="00752DC2" w:rsidRDefault="00554C83"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t xml:space="preserve">3.2 </w:t>
      </w:r>
      <w:r w:rsidR="00F84B2D" w:rsidRPr="00752DC2">
        <w:rPr>
          <w:rFonts w:ascii="Times New Roman" w:hAnsi="Times New Roman" w:cs="Times New Roman"/>
          <w:b/>
          <w:bCs/>
          <w:sz w:val="24"/>
          <w:szCs w:val="24"/>
        </w:rPr>
        <w:t>ENTREPRENEUR</w:t>
      </w:r>
    </w:p>
    <w:p w14:paraId="2CAB81BE" w14:textId="77777777" w:rsidR="00091A78" w:rsidRPr="00752DC2" w:rsidRDefault="00091A78" w:rsidP="002239CA">
      <w:pPr>
        <w:jc w:val="both"/>
        <w:rPr>
          <w:rFonts w:ascii="Times New Roman" w:hAnsi="Times New Roman" w:cs="Times New Roman"/>
          <w:sz w:val="24"/>
          <w:szCs w:val="24"/>
        </w:rPr>
      </w:pPr>
      <w:r w:rsidRPr="00752DC2">
        <w:rPr>
          <w:rFonts w:ascii="Times New Roman" w:hAnsi="Times New Roman" w:cs="Times New Roman"/>
          <w:sz w:val="24"/>
          <w:szCs w:val="24"/>
        </w:rPr>
        <w:t xml:space="preserve">An entrepreneur is an individual who identifies a business opportunity and takes the initiative to create and manage a new enterprise, assuming the associated risks and rewards. They play a crucial role in the economy by introducing innovative products or services, thereby meeting market needs and driving economic growth. </w:t>
      </w:r>
    </w:p>
    <w:p w14:paraId="7D4DCE1C" w14:textId="319303B8" w:rsidR="00E4384B" w:rsidRPr="00752DC2" w:rsidRDefault="00455ADF" w:rsidP="002239CA">
      <w:pPr>
        <w:jc w:val="both"/>
        <w:rPr>
          <w:rFonts w:ascii="Times New Roman" w:hAnsi="Times New Roman" w:cs="Times New Roman"/>
          <w:sz w:val="24"/>
          <w:szCs w:val="24"/>
        </w:rPr>
      </w:pPr>
      <w:r w:rsidRPr="00752DC2">
        <w:rPr>
          <w:rFonts w:ascii="Times New Roman" w:hAnsi="Times New Roman" w:cs="Times New Roman"/>
          <w:b/>
          <w:bCs/>
          <w:sz w:val="24"/>
          <w:szCs w:val="24"/>
        </w:rPr>
        <w:t xml:space="preserve">3.3 </w:t>
      </w:r>
      <w:r w:rsidR="00E4384B" w:rsidRPr="00752DC2">
        <w:rPr>
          <w:rFonts w:ascii="Times New Roman" w:hAnsi="Times New Roman" w:cs="Times New Roman"/>
          <w:b/>
          <w:bCs/>
          <w:sz w:val="24"/>
          <w:szCs w:val="24"/>
        </w:rPr>
        <w:t>DEFINITION OF ENTREPRENEURS</w:t>
      </w:r>
    </w:p>
    <w:p w14:paraId="409DF2FA" w14:textId="34481006" w:rsidR="004A295C" w:rsidRPr="00752DC2" w:rsidRDefault="00E4384B" w:rsidP="002239CA">
      <w:pPr>
        <w:jc w:val="both"/>
        <w:rPr>
          <w:rFonts w:ascii="Times New Roman" w:hAnsi="Times New Roman" w:cs="Times New Roman"/>
          <w:sz w:val="24"/>
          <w:szCs w:val="24"/>
        </w:rPr>
      </w:pPr>
      <w:r w:rsidRPr="00752DC2">
        <w:rPr>
          <w:rFonts w:ascii="Times New Roman" w:hAnsi="Times New Roman" w:cs="Times New Roman"/>
          <w:sz w:val="24"/>
          <w:szCs w:val="24"/>
        </w:rPr>
        <w:t xml:space="preserve">Peter Drucker described an entrepreneur as someone who </w:t>
      </w:r>
      <w:r w:rsidRPr="00752DC2">
        <w:rPr>
          <w:rFonts w:ascii="Times New Roman" w:hAnsi="Times New Roman" w:cs="Times New Roman"/>
          <w:b/>
          <w:bCs/>
          <w:sz w:val="24"/>
          <w:szCs w:val="24"/>
        </w:rPr>
        <w:t>seeks change, responds to it, and exploits it as an opportunity</w:t>
      </w:r>
      <w:r w:rsidRPr="00752DC2">
        <w:rPr>
          <w:rFonts w:ascii="Times New Roman" w:hAnsi="Times New Roman" w:cs="Times New Roman"/>
          <w:sz w:val="24"/>
          <w:szCs w:val="24"/>
        </w:rPr>
        <w:t>. According to Drucker, entrepreneurship involves finding opportunities for innovation and creating new ventures that capitalize on these changes.</w:t>
      </w:r>
    </w:p>
    <w:p w14:paraId="5BD6E1B1" w14:textId="1C7136E2" w:rsidR="00AA0601" w:rsidRPr="00752DC2" w:rsidRDefault="00E4384B" w:rsidP="002239CA">
      <w:pPr>
        <w:jc w:val="both"/>
        <w:rPr>
          <w:rFonts w:ascii="Times New Roman" w:hAnsi="Times New Roman" w:cs="Times New Roman"/>
          <w:sz w:val="24"/>
          <w:szCs w:val="24"/>
        </w:rPr>
      </w:pPr>
      <w:r w:rsidRPr="00752DC2">
        <w:rPr>
          <w:rFonts w:ascii="Times New Roman" w:hAnsi="Times New Roman" w:cs="Times New Roman"/>
          <w:b/>
          <w:bCs/>
          <w:sz w:val="24"/>
          <w:szCs w:val="24"/>
        </w:rPr>
        <w:t xml:space="preserve">                                                                                                                       - Peter Drucker</w:t>
      </w:r>
      <w:r w:rsidR="00AA0601" w:rsidRPr="00752DC2">
        <w:rPr>
          <w:rFonts w:ascii="Times New Roman" w:hAnsi="Times New Roman" w:cs="Times New Roman"/>
          <w:sz w:val="24"/>
          <w:szCs w:val="24"/>
        </w:rPr>
        <w:t xml:space="preserve"> Cantillon viewed an entrepreneur as someone who </w:t>
      </w:r>
      <w:r w:rsidR="00AA0601" w:rsidRPr="00752DC2">
        <w:rPr>
          <w:rFonts w:ascii="Times New Roman" w:hAnsi="Times New Roman" w:cs="Times New Roman"/>
          <w:b/>
          <w:bCs/>
          <w:sz w:val="24"/>
          <w:szCs w:val="24"/>
        </w:rPr>
        <w:t>takes on financial risks</w:t>
      </w:r>
      <w:r w:rsidR="00AA0601" w:rsidRPr="00752DC2">
        <w:rPr>
          <w:rFonts w:ascii="Times New Roman" w:hAnsi="Times New Roman" w:cs="Times New Roman"/>
          <w:sz w:val="24"/>
          <w:szCs w:val="24"/>
        </w:rPr>
        <w:t xml:space="preserve"> in the market by purchasing goods at certain prices and reselling them at uncertain future prices. Entrepreneurs are seen as risk-takers who deal with the unpredictability of market conditions.</w:t>
      </w:r>
    </w:p>
    <w:p w14:paraId="51FC899A" w14:textId="2F2C136C" w:rsidR="00AA0601" w:rsidRPr="00752DC2" w:rsidRDefault="00AA0601" w:rsidP="002239CA">
      <w:pPr>
        <w:jc w:val="both"/>
        <w:rPr>
          <w:rFonts w:ascii="Times New Roman" w:hAnsi="Times New Roman" w:cs="Times New Roman"/>
          <w:b/>
          <w:bCs/>
          <w:sz w:val="24"/>
          <w:szCs w:val="24"/>
        </w:rPr>
      </w:pPr>
      <w:r w:rsidRPr="00752DC2">
        <w:rPr>
          <w:rFonts w:ascii="Times New Roman" w:hAnsi="Times New Roman" w:cs="Times New Roman"/>
          <w:sz w:val="24"/>
          <w:szCs w:val="24"/>
        </w:rPr>
        <w:t xml:space="preserve">                                                                                                                     </w:t>
      </w:r>
      <w:r w:rsidRPr="00752DC2">
        <w:rPr>
          <w:rFonts w:ascii="Times New Roman" w:hAnsi="Times New Roman" w:cs="Times New Roman"/>
          <w:b/>
          <w:bCs/>
          <w:sz w:val="24"/>
          <w:szCs w:val="24"/>
        </w:rPr>
        <w:t>-</w:t>
      </w:r>
      <w:r w:rsidR="003C3306" w:rsidRPr="00752DC2">
        <w:rPr>
          <w:rFonts w:ascii="Times New Roman" w:hAnsi="Times New Roman" w:cs="Times New Roman"/>
          <w:b/>
          <w:bCs/>
          <w:sz w:val="24"/>
          <w:szCs w:val="24"/>
        </w:rPr>
        <w:t xml:space="preserve"> Richard Cantillon</w:t>
      </w:r>
    </w:p>
    <w:p w14:paraId="59E669A3" w14:textId="2644EBC8" w:rsidR="003C3306" w:rsidRPr="00752DC2" w:rsidRDefault="00134A0D" w:rsidP="002239CA">
      <w:pPr>
        <w:jc w:val="both"/>
        <w:rPr>
          <w:rFonts w:ascii="Times New Roman" w:hAnsi="Times New Roman" w:cs="Times New Roman"/>
          <w:sz w:val="24"/>
          <w:szCs w:val="24"/>
        </w:rPr>
      </w:pPr>
      <w:r w:rsidRPr="00752DC2">
        <w:rPr>
          <w:rFonts w:ascii="Times New Roman" w:hAnsi="Times New Roman" w:cs="Times New Roman"/>
          <w:sz w:val="24"/>
          <w:szCs w:val="24"/>
        </w:rPr>
        <w:t xml:space="preserve"> Schumpeter defined an entrepreneur as an individual who </w:t>
      </w:r>
      <w:r w:rsidRPr="00752DC2">
        <w:rPr>
          <w:rFonts w:ascii="Times New Roman" w:hAnsi="Times New Roman" w:cs="Times New Roman"/>
          <w:b/>
          <w:bCs/>
          <w:sz w:val="24"/>
          <w:szCs w:val="24"/>
        </w:rPr>
        <w:t>introduces innovations</w:t>
      </w:r>
      <w:r w:rsidRPr="00752DC2">
        <w:rPr>
          <w:rFonts w:ascii="Times New Roman" w:hAnsi="Times New Roman" w:cs="Times New Roman"/>
          <w:sz w:val="24"/>
          <w:szCs w:val="24"/>
        </w:rPr>
        <w:t>—creating new products, processes, or services that disrupt existing markets. He emphasized that entrepreneurs are agents of "creative destruction," continuously reshaping the economy.</w:t>
      </w:r>
    </w:p>
    <w:p w14:paraId="61F23511" w14:textId="7A2E85FE" w:rsidR="00134A0D" w:rsidRPr="00752DC2" w:rsidRDefault="00134A0D"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lastRenderedPageBreak/>
        <w:t xml:space="preserve">                                                                                                </w:t>
      </w:r>
      <w:r w:rsidR="00F36176" w:rsidRPr="00752DC2">
        <w:rPr>
          <w:rFonts w:ascii="Times New Roman" w:hAnsi="Times New Roman" w:cs="Times New Roman"/>
          <w:b/>
          <w:bCs/>
          <w:sz w:val="24"/>
          <w:szCs w:val="24"/>
        </w:rPr>
        <w:t xml:space="preserve">          </w:t>
      </w:r>
      <w:r w:rsidRPr="00752DC2">
        <w:rPr>
          <w:rFonts w:ascii="Times New Roman" w:hAnsi="Times New Roman" w:cs="Times New Roman"/>
          <w:b/>
          <w:bCs/>
          <w:sz w:val="24"/>
          <w:szCs w:val="24"/>
        </w:rPr>
        <w:t xml:space="preserve">        </w:t>
      </w:r>
      <w:r w:rsidR="00F36176" w:rsidRPr="00752DC2">
        <w:rPr>
          <w:rFonts w:ascii="Times New Roman" w:hAnsi="Times New Roman" w:cs="Times New Roman"/>
          <w:b/>
          <w:bCs/>
          <w:sz w:val="24"/>
          <w:szCs w:val="24"/>
        </w:rPr>
        <w:t>-</w:t>
      </w:r>
      <w:r w:rsidRPr="00752DC2">
        <w:rPr>
          <w:rFonts w:ascii="Times New Roman" w:hAnsi="Times New Roman" w:cs="Times New Roman"/>
          <w:b/>
          <w:bCs/>
          <w:sz w:val="24"/>
          <w:szCs w:val="24"/>
        </w:rPr>
        <w:t xml:space="preserve"> </w:t>
      </w:r>
      <w:r w:rsidR="00F36176" w:rsidRPr="00752DC2">
        <w:rPr>
          <w:rFonts w:ascii="Times New Roman" w:hAnsi="Times New Roman" w:cs="Times New Roman"/>
          <w:b/>
          <w:bCs/>
          <w:sz w:val="24"/>
          <w:szCs w:val="24"/>
        </w:rPr>
        <w:t>Joseph Schumpeter</w:t>
      </w:r>
    </w:p>
    <w:p w14:paraId="5CFE9E16" w14:textId="117E33B9" w:rsidR="00770BE3" w:rsidRPr="00752DC2" w:rsidRDefault="00455ADF"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t xml:space="preserve">3.4 </w:t>
      </w:r>
      <w:r w:rsidR="00770BE3" w:rsidRPr="00752DC2">
        <w:rPr>
          <w:rFonts w:ascii="Times New Roman" w:hAnsi="Times New Roman" w:cs="Times New Roman"/>
          <w:b/>
          <w:bCs/>
          <w:sz w:val="24"/>
          <w:szCs w:val="24"/>
        </w:rPr>
        <w:t xml:space="preserve">MEANING OF </w:t>
      </w:r>
      <w:r w:rsidR="00735F92">
        <w:rPr>
          <w:rFonts w:ascii="Times New Roman" w:hAnsi="Times New Roman" w:cs="Times New Roman"/>
          <w:b/>
          <w:bCs/>
          <w:sz w:val="24"/>
          <w:szCs w:val="24"/>
        </w:rPr>
        <w:t>AGRI</w:t>
      </w:r>
      <w:r w:rsidR="00770BE3" w:rsidRPr="00752DC2">
        <w:rPr>
          <w:rFonts w:ascii="Times New Roman" w:hAnsi="Times New Roman" w:cs="Times New Roman"/>
          <w:b/>
          <w:bCs/>
          <w:sz w:val="24"/>
          <w:szCs w:val="24"/>
        </w:rPr>
        <w:t xml:space="preserve"> BASED RURAL ENTREPRENEURS</w:t>
      </w:r>
    </w:p>
    <w:p w14:paraId="425DCDDC" w14:textId="71275DE2" w:rsidR="00C26515" w:rsidRPr="00752DC2" w:rsidRDefault="00735F92" w:rsidP="002239CA">
      <w:pPr>
        <w:jc w:val="both"/>
        <w:rPr>
          <w:rFonts w:ascii="Times New Roman" w:hAnsi="Times New Roman" w:cs="Times New Roman"/>
          <w:sz w:val="24"/>
          <w:szCs w:val="24"/>
        </w:rPr>
      </w:pPr>
      <w:r>
        <w:rPr>
          <w:rFonts w:ascii="Times New Roman" w:hAnsi="Times New Roman" w:cs="Times New Roman"/>
          <w:sz w:val="24"/>
          <w:szCs w:val="24"/>
        </w:rPr>
        <w:t>Agri</w:t>
      </w:r>
      <w:r w:rsidR="00C26515" w:rsidRPr="00752DC2">
        <w:rPr>
          <w:rFonts w:ascii="Times New Roman" w:hAnsi="Times New Roman" w:cs="Times New Roman"/>
          <w:sz w:val="24"/>
          <w:szCs w:val="24"/>
        </w:rPr>
        <w:t xml:space="preserve">-based rural entrepreneurs are individuals who start and manage businesses in rural areas focused on </w:t>
      </w:r>
      <w:r>
        <w:rPr>
          <w:rFonts w:ascii="Times New Roman" w:hAnsi="Times New Roman" w:cs="Times New Roman"/>
          <w:sz w:val="24"/>
          <w:szCs w:val="24"/>
        </w:rPr>
        <w:t>Agri</w:t>
      </w:r>
      <w:r w:rsidR="00C26515" w:rsidRPr="00752DC2">
        <w:rPr>
          <w:rFonts w:ascii="Times New Roman" w:hAnsi="Times New Roman" w:cs="Times New Roman"/>
          <w:sz w:val="24"/>
          <w:szCs w:val="24"/>
        </w:rPr>
        <w:t xml:space="preserve">culture or </w:t>
      </w:r>
      <w:r>
        <w:rPr>
          <w:rFonts w:ascii="Times New Roman" w:hAnsi="Times New Roman" w:cs="Times New Roman"/>
          <w:sz w:val="24"/>
          <w:szCs w:val="24"/>
        </w:rPr>
        <w:t>Agri</w:t>
      </w:r>
      <w:r w:rsidR="00C26515" w:rsidRPr="00752DC2">
        <w:rPr>
          <w:rFonts w:ascii="Times New Roman" w:hAnsi="Times New Roman" w:cs="Times New Roman"/>
          <w:sz w:val="24"/>
          <w:szCs w:val="24"/>
        </w:rPr>
        <w:t xml:space="preserve">culture-related activities. They utilize local </w:t>
      </w:r>
      <w:r>
        <w:rPr>
          <w:rFonts w:ascii="Times New Roman" w:hAnsi="Times New Roman" w:cs="Times New Roman"/>
          <w:sz w:val="24"/>
          <w:szCs w:val="24"/>
        </w:rPr>
        <w:t>Agri</w:t>
      </w:r>
      <w:r w:rsidR="00C26515" w:rsidRPr="00752DC2">
        <w:rPr>
          <w:rFonts w:ascii="Times New Roman" w:hAnsi="Times New Roman" w:cs="Times New Roman"/>
          <w:sz w:val="24"/>
          <w:szCs w:val="24"/>
        </w:rPr>
        <w:t xml:space="preserve">cultural resources to create value-added products, services, or innovations, contributing to rural economic growth, job creation, and sustainability in the </w:t>
      </w:r>
      <w:r>
        <w:rPr>
          <w:rFonts w:ascii="Times New Roman" w:hAnsi="Times New Roman" w:cs="Times New Roman"/>
          <w:sz w:val="24"/>
          <w:szCs w:val="24"/>
        </w:rPr>
        <w:t>Agri</w:t>
      </w:r>
      <w:r w:rsidR="00C26515" w:rsidRPr="00752DC2">
        <w:rPr>
          <w:rFonts w:ascii="Times New Roman" w:hAnsi="Times New Roman" w:cs="Times New Roman"/>
          <w:sz w:val="24"/>
          <w:szCs w:val="24"/>
        </w:rPr>
        <w:t>cultural sector.</w:t>
      </w:r>
    </w:p>
    <w:p w14:paraId="607347EC" w14:textId="04BE3EDC" w:rsidR="001F61FB" w:rsidRPr="00752DC2" w:rsidRDefault="00455ADF"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t xml:space="preserve">3.5 </w:t>
      </w:r>
      <w:r w:rsidR="001F61FB" w:rsidRPr="00752DC2">
        <w:rPr>
          <w:rFonts w:ascii="Times New Roman" w:hAnsi="Times New Roman" w:cs="Times New Roman"/>
          <w:b/>
          <w:bCs/>
          <w:sz w:val="24"/>
          <w:szCs w:val="24"/>
        </w:rPr>
        <w:t xml:space="preserve">DEFINITION OF </w:t>
      </w:r>
      <w:r w:rsidR="00735F92">
        <w:rPr>
          <w:rFonts w:ascii="Times New Roman" w:hAnsi="Times New Roman" w:cs="Times New Roman"/>
          <w:b/>
          <w:bCs/>
          <w:sz w:val="24"/>
          <w:szCs w:val="24"/>
        </w:rPr>
        <w:t>AGRI</w:t>
      </w:r>
      <w:r w:rsidR="001F61FB" w:rsidRPr="00752DC2">
        <w:rPr>
          <w:rFonts w:ascii="Times New Roman" w:hAnsi="Times New Roman" w:cs="Times New Roman"/>
          <w:b/>
          <w:bCs/>
          <w:sz w:val="24"/>
          <w:szCs w:val="24"/>
        </w:rPr>
        <w:t xml:space="preserve"> BASED RURAL ENTREPRENEURS</w:t>
      </w:r>
    </w:p>
    <w:p w14:paraId="17ED64AE" w14:textId="6731F263" w:rsidR="00F5051E" w:rsidRPr="00752DC2" w:rsidRDefault="00F5051E" w:rsidP="002239CA">
      <w:pPr>
        <w:jc w:val="both"/>
        <w:rPr>
          <w:rFonts w:ascii="Times New Roman" w:hAnsi="Times New Roman" w:cs="Times New Roman"/>
          <w:sz w:val="24"/>
          <w:szCs w:val="24"/>
        </w:rPr>
      </w:pPr>
      <w:r w:rsidRPr="00752DC2">
        <w:rPr>
          <w:rFonts w:ascii="Times New Roman" w:hAnsi="Times New Roman" w:cs="Times New Roman"/>
          <w:sz w:val="24"/>
          <w:szCs w:val="24"/>
        </w:rPr>
        <w:t xml:space="preserve">Drucker defined entrepreneurs as individuals who </w:t>
      </w:r>
      <w:r w:rsidRPr="00752DC2">
        <w:rPr>
          <w:rFonts w:ascii="Times New Roman" w:hAnsi="Times New Roman" w:cs="Times New Roman"/>
          <w:b/>
          <w:bCs/>
          <w:sz w:val="24"/>
          <w:szCs w:val="24"/>
        </w:rPr>
        <w:t>recognize opportunities</w:t>
      </w:r>
      <w:r w:rsidRPr="00752DC2">
        <w:rPr>
          <w:rFonts w:ascii="Times New Roman" w:hAnsi="Times New Roman" w:cs="Times New Roman"/>
          <w:sz w:val="24"/>
          <w:szCs w:val="24"/>
        </w:rPr>
        <w:t xml:space="preserve"> and create businesses that serve unmet needs. For </w:t>
      </w:r>
      <w:r w:rsidR="00735F92">
        <w:rPr>
          <w:rFonts w:ascii="Times New Roman" w:hAnsi="Times New Roman" w:cs="Times New Roman"/>
          <w:sz w:val="24"/>
          <w:szCs w:val="24"/>
        </w:rPr>
        <w:t>Agri</w:t>
      </w:r>
      <w:r w:rsidRPr="00752DC2">
        <w:rPr>
          <w:rFonts w:ascii="Times New Roman" w:hAnsi="Times New Roman" w:cs="Times New Roman"/>
          <w:sz w:val="24"/>
          <w:szCs w:val="24"/>
        </w:rPr>
        <w:t xml:space="preserve">-based rural entrepreneurs, this involves identifying </w:t>
      </w:r>
      <w:r w:rsidR="00735F92">
        <w:rPr>
          <w:rFonts w:ascii="Times New Roman" w:hAnsi="Times New Roman" w:cs="Times New Roman"/>
          <w:sz w:val="24"/>
          <w:szCs w:val="24"/>
        </w:rPr>
        <w:t>Agri</w:t>
      </w:r>
      <w:r w:rsidRPr="00752DC2">
        <w:rPr>
          <w:rFonts w:ascii="Times New Roman" w:hAnsi="Times New Roman" w:cs="Times New Roman"/>
          <w:sz w:val="24"/>
          <w:szCs w:val="24"/>
        </w:rPr>
        <w:t>cultural opportunities and turning them into profitable ventures that address local or regional needs</w:t>
      </w:r>
      <w:r w:rsidR="00FC0F18" w:rsidRPr="00752DC2">
        <w:rPr>
          <w:rFonts w:ascii="Times New Roman" w:hAnsi="Times New Roman" w:cs="Times New Roman"/>
          <w:sz w:val="24"/>
          <w:szCs w:val="24"/>
        </w:rPr>
        <w:t>.</w:t>
      </w:r>
    </w:p>
    <w:p w14:paraId="2EAE0DCD" w14:textId="7632216A" w:rsidR="00FC0F18" w:rsidRPr="00735F92" w:rsidRDefault="00FC0F18" w:rsidP="002239CA">
      <w:pPr>
        <w:jc w:val="both"/>
        <w:rPr>
          <w:rFonts w:ascii="Times New Roman" w:hAnsi="Times New Roman" w:cs="Times New Roman"/>
          <w:b/>
          <w:bCs/>
          <w:sz w:val="24"/>
          <w:szCs w:val="24"/>
        </w:rPr>
      </w:pPr>
      <w:r w:rsidRPr="00735F92">
        <w:rPr>
          <w:rFonts w:ascii="Times New Roman" w:hAnsi="Times New Roman" w:cs="Times New Roman"/>
          <w:b/>
          <w:bCs/>
          <w:sz w:val="24"/>
          <w:szCs w:val="24"/>
        </w:rPr>
        <w:t xml:space="preserve">                                                                                                           - Peter Drucker</w:t>
      </w:r>
    </w:p>
    <w:p w14:paraId="2E554A92" w14:textId="045D2247" w:rsidR="00FC0F18" w:rsidRPr="00752DC2" w:rsidRDefault="003A2FCB" w:rsidP="002239CA">
      <w:pPr>
        <w:jc w:val="both"/>
        <w:rPr>
          <w:rFonts w:ascii="Times New Roman" w:hAnsi="Times New Roman" w:cs="Times New Roman"/>
          <w:sz w:val="24"/>
          <w:szCs w:val="24"/>
        </w:rPr>
      </w:pPr>
      <w:r w:rsidRPr="00752DC2">
        <w:rPr>
          <w:rFonts w:ascii="Times New Roman" w:hAnsi="Times New Roman" w:cs="Times New Roman"/>
          <w:sz w:val="24"/>
          <w:szCs w:val="24"/>
        </w:rPr>
        <w:t xml:space="preserve">Schumpeter referred to entrepreneurs as </w:t>
      </w:r>
      <w:r w:rsidRPr="00752DC2">
        <w:rPr>
          <w:rFonts w:ascii="Times New Roman" w:hAnsi="Times New Roman" w:cs="Times New Roman"/>
          <w:b/>
          <w:bCs/>
          <w:sz w:val="24"/>
          <w:szCs w:val="24"/>
        </w:rPr>
        <w:t>innovators</w:t>
      </w:r>
      <w:r w:rsidRPr="00752DC2">
        <w:rPr>
          <w:rFonts w:ascii="Times New Roman" w:hAnsi="Times New Roman" w:cs="Times New Roman"/>
          <w:sz w:val="24"/>
          <w:szCs w:val="24"/>
        </w:rPr>
        <w:t xml:space="preserve"> who introduce new products, processes, or services that disrupt existing markets. In the context of </w:t>
      </w:r>
      <w:r w:rsidR="00735F92">
        <w:rPr>
          <w:rFonts w:ascii="Times New Roman" w:hAnsi="Times New Roman" w:cs="Times New Roman"/>
          <w:sz w:val="24"/>
          <w:szCs w:val="24"/>
        </w:rPr>
        <w:t>Agri</w:t>
      </w:r>
      <w:r w:rsidRPr="00752DC2">
        <w:rPr>
          <w:rFonts w:ascii="Times New Roman" w:hAnsi="Times New Roman" w:cs="Times New Roman"/>
          <w:sz w:val="24"/>
          <w:szCs w:val="24"/>
        </w:rPr>
        <w:t xml:space="preserve">-based rural entrepreneurs, this could mean applying new farming techniques, </w:t>
      </w:r>
      <w:r w:rsidR="00735F92">
        <w:rPr>
          <w:rFonts w:ascii="Times New Roman" w:hAnsi="Times New Roman" w:cs="Times New Roman"/>
          <w:sz w:val="24"/>
          <w:szCs w:val="24"/>
        </w:rPr>
        <w:t>Agri</w:t>
      </w:r>
      <w:r w:rsidRPr="00752DC2">
        <w:rPr>
          <w:rFonts w:ascii="Times New Roman" w:hAnsi="Times New Roman" w:cs="Times New Roman"/>
          <w:sz w:val="24"/>
          <w:szCs w:val="24"/>
        </w:rPr>
        <w:t>cultural technologies, or value-added products to transform rural economies.</w:t>
      </w:r>
    </w:p>
    <w:p w14:paraId="7BC5B7E2" w14:textId="472C773C" w:rsidR="003A2FCB" w:rsidRPr="00735F92" w:rsidRDefault="003A2FCB" w:rsidP="002239CA">
      <w:pPr>
        <w:jc w:val="both"/>
        <w:rPr>
          <w:rFonts w:ascii="Times New Roman" w:hAnsi="Times New Roman" w:cs="Times New Roman"/>
          <w:b/>
          <w:bCs/>
          <w:sz w:val="24"/>
          <w:szCs w:val="24"/>
        </w:rPr>
      </w:pPr>
      <w:r w:rsidRPr="00735F92">
        <w:rPr>
          <w:rFonts w:ascii="Times New Roman" w:hAnsi="Times New Roman" w:cs="Times New Roman"/>
          <w:b/>
          <w:bCs/>
          <w:sz w:val="24"/>
          <w:szCs w:val="24"/>
        </w:rPr>
        <w:t xml:space="preserve">                                                                                                            -</w:t>
      </w:r>
      <w:r w:rsidR="00141AC7" w:rsidRPr="00735F92">
        <w:rPr>
          <w:rFonts w:ascii="Times New Roman" w:hAnsi="Times New Roman" w:cs="Times New Roman"/>
          <w:b/>
          <w:bCs/>
          <w:sz w:val="24"/>
          <w:szCs w:val="24"/>
        </w:rPr>
        <w:t>Joseph Schumpeter</w:t>
      </w:r>
    </w:p>
    <w:p w14:paraId="1F21CBAB" w14:textId="5DC936A3" w:rsidR="00141AC7" w:rsidRPr="00752DC2" w:rsidRDefault="00454C7F" w:rsidP="002239CA">
      <w:pPr>
        <w:jc w:val="both"/>
        <w:rPr>
          <w:rFonts w:ascii="Times New Roman" w:hAnsi="Times New Roman" w:cs="Times New Roman"/>
          <w:sz w:val="24"/>
          <w:szCs w:val="24"/>
        </w:rPr>
      </w:pPr>
      <w:r w:rsidRPr="00752DC2">
        <w:rPr>
          <w:rFonts w:ascii="Times New Roman" w:hAnsi="Times New Roman" w:cs="Times New Roman"/>
          <w:sz w:val="24"/>
          <w:szCs w:val="24"/>
        </w:rPr>
        <w:t xml:space="preserve">McClelland emphasized the </w:t>
      </w:r>
      <w:r w:rsidRPr="00752DC2">
        <w:rPr>
          <w:rFonts w:ascii="Times New Roman" w:hAnsi="Times New Roman" w:cs="Times New Roman"/>
          <w:b/>
          <w:bCs/>
          <w:sz w:val="24"/>
          <w:szCs w:val="24"/>
        </w:rPr>
        <w:t>need for achievement</w:t>
      </w:r>
      <w:r w:rsidRPr="00752DC2">
        <w:rPr>
          <w:rFonts w:ascii="Times New Roman" w:hAnsi="Times New Roman" w:cs="Times New Roman"/>
          <w:sz w:val="24"/>
          <w:szCs w:val="24"/>
        </w:rPr>
        <w:t xml:space="preserve"> as a driving force behind entrepreneurs. For </w:t>
      </w:r>
      <w:r w:rsidR="00735F92">
        <w:rPr>
          <w:rFonts w:ascii="Times New Roman" w:hAnsi="Times New Roman" w:cs="Times New Roman"/>
          <w:sz w:val="24"/>
          <w:szCs w:val="24"/>
        </w:rPr>
        <w:t>Agri</w:t>
      </w:r>
      <w:r w:rsidRPr="00752DC2">
        <w:rPr>
          <w:rFonts w:ascii="Times New Roman" w:hAnsi="Times New Roman" w:cs="Times New Roman"/>
          <w:sz w:val="24"/>
          <w:szCs w:val="24"/>
        </w:rPr>
        <w:t xml:space="preserve">-based rural entrepreneurs, this translates into a strong desire to improve farming practices, increase productivity, and enhance the livelihoods of rural communities by turning </w:t>
      </w:r>
      <w:r w:rsidR="00735F92">
        <w:rPr>
          <w:rFonts w:ascii="Times New Roman" w:hAnsi="Times New Roman" w:cs="Times New Roman"/>
          <w:sz w:val="24"/>
          <w:szCs w:val="24"/>
        </w:rPr>
        <w:t>Agri</w:t>
      </w:r>
      <w:r w:rsidRPr="00752DC2">
        <w:rPr>
          <w:rFonts w:ascii="Times New Roman" w:hAnsi="Times New Roman" w:cs="Times New Roman"/>
          <w:sz w:val="24"/>
          <w:szCs w:val="24"/>
        </w:rPr>
        <w:t>cultural challenges into business opportunities.</w:t>
      </w:r>
    </w:p>
    <w:p w14:paraId="253FBF66" w14:textId="6123D672" w:rsidR="00454C7F" w:rsidRPr="00735F92" w:rsidRDefault="00454C7F" w:rsidP="002239CA">
      <w:pPr>
        <w:jc w:val="both"/>
        <w:rPr>
          <w:rFonts w:ascii="Times New Roman" w:hAnsi="Times New Roman" w:cs="Times New Roman"/>
          <w:b/>
          <w:bCs/>
          <w:sz w:val="24"/>
          <w:szCs w:val="24"/>
        </w:rPr>
      </w:pPr>
      <w:r w:rsidRPr="00442B05">
        <w:rPr>
          <w:rFonts w:ascii="Times New Roman" w:hAnsi="Times New Roman" w:cs="Times New Roman"/>
          <w:b/>
          <w:sz w:val="24"/>
          <w:szCs w:val="24"/>
        </w:rPr>
        <w:t xml:space="preserve">                                                                                                           </w:t>
      </w:r>
      <w:r w:rsidR="00305A20" w:rsidRPr="00735F92">
        <w:rPr>
          <w:rFonts w:ascii="Times New Roman" w:hAnsi="Times New Roman" w:cs="Times New Roman"/>
          <w:b/>
          <w:bCs/>
          <w:sz w:val="24"/>
          <w:szCs w:val="24"/>
        </w:rPr>
        <w:t>-</w:t>
      </w:r>
      <w:r w:rsidRPr="00735F92">
        <w:rPr>
          <w:rFonts w:ascii="Times New Roman" w:hAnsi="Times New Roman" w:cs="Times New Roman"/>
          <w:b/>
          <w:bCs/>
          <w:sz w:val="24"/>
          <w:szCs w:val="24"/>
        </w:rPr>
        <w:t xml:space="preserve"> </w:t>
      </w:r>
      <w:r w:rsidR="00305A20" w:rsidRPr="00735F92">
        <w:rPr>
          <w:rFonts w:ascii="Times New Roman" w:hAnsi="Times New Roman" w:cs="Times New Roman"/>
          <w:b/>
          <w:bCs/>
          <w:sz w:val="24"/>
          <w:szCs w:val="24"/>
        </w:rPr>
        <w:t>David McClelland</w:t>
      </w:r>
    </w:p>
    <w:p w14:paraId="7D9FAA5F" w14:textId="693CC72F" w:rsidR="00C172D7" w:rsidRPr="00735F92" w:rsidRDefault="00C172D7" w:rsidP="00C86390">
      <w:pPr>
        <w:pStyle w:val="ListParagraph"/>
        <w:numPr>
          <w:ilvl w:val="1"/>
          <w:numId w:val="20"/>
        </w:numPr>
        <w:jc w:val="both"/>
        <w:rPr>
          <w:rFonts w:ascii="Times New Roman" w:hAnsi="Times New Roman" w:cs="Times New Roman"/>
          <w:b/>
          <w:bCs/>
          <w:sz w:val="24"/>
          <w:szCs w:val="24"/>
        </w:rPr>
      </w:pPr>
      <w:r w:rsidRPr="00752DC2">
        <w:rPr>
          <w:rFonts w:ascii="Times New Roman" w:hAnsi="Times New Roman" w:cs="Times New Roman"/>
          <w:b/>
          <w:bCs/>
          <w:sz w:val="24"/>
          <w:szCs w:val="24"/>
        </w:rPr>
        <w:t xml:space="preserve">TYPES OF </w:t>
      </w:r>
      <w:r w:rsidR="00735F92">
        <w:rPr>
          <w:rFonts w:ascii="Times New Roman" w:hAnsi="Times New Roman" w:cs="Times New Roman"/>
          <w:b/>
          <w:bCs/>
          <w:sz w:val="24"/>
          <w:szCs w:val="24"/>
        </w:rPr>
        <w:t>AGRI</w:t>
      </w:r>
      <w:r w:rsidRPr="00752DC2">
        <w:rPr>
          <w:rFonts w:ascii="Times New Roman" w:hAnsi="Times New Roman" w:cs="Times New Roman"/>
          <w:b/>
          <w:bCs/>
          <w:sz w:val="24"/>
          <w:szCs w:val="24"/>
        </w:rPr>
        <w:t xml:space="preserve"> BASED RURAL ENTREPRENEURS</w:t>
      </w:r>
    </w:p>
    <w:p w14:paraId="46EA2B22" w14:textId="75F13470" w:rsidR="008E00B8" w:rsidRDefault="00C172D7" w:rsidP="002239CA">
      <w:pPr>
        <w:numPr>
          <w:ilvl w:val="0"/>
          <w:numId w:val="8"/>
        </w:numPr>
        <w:jc w:val="both"/>
        <w:rPr>
          <w:rFonts w:ascii="Times New Roman" w:hAnsi="Times New Roman" w:cs="Times New Roman"/>
          <w:sz w:val="24"/>
          <w:szCs w:val="24"/>
        </w:rPr>
      </w:pPr>
      <w:r w:rsidRPr="00C172D7">
        <w:rPr>
          <w:rFonts w:ascii="Times New Roman" w:hAnsi="Times New Roman" w:cs="Times New Roman"/>
          <w:b/>
          <w:bCs/>
          <w:sz w:val="24"/>
          <w:szCs w:val="24"/>
        </w:rPr>
        <w:t>Crop Farmers</w:t>
      </w:r>
      <w:r w:rsidRPr="0007297B">
        <w:rPr>
          <w:rFonts w:ascii="Times New Roman" w:hAnsi="Times New Roman" w:cs="Times New Roman"/>
          <w:b/>
          <w:sz w:val="24"/>
          <w:szCs w:val="24"/>
        </w:rPr>
        <w:t>:</w:t>
      </w:r>
    </w:p>
    <w:p w14:paraId="104974AC" w14:textId="268313BA" w:rsidR="00C172D7" w:rsidRPr="00C172D7" w:rsidRDefault="00C86390" w:rsidP="008E00B8">
      <w:p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8E00B8">
        <w:rPr>
          <w:rFonts w:ascii="Times New Roman" w:hAnsi="Times New Roman" w:cs="Times New Roman"/>
          <w:b/>
          <w:bCs/>
          <w:sz w:val="24"/>
          <w:szCs w:val="24"/>
        </w:rPr>
        <w:t xml:space="preserve">                   </w:t>
      </w:r>
      <w:r w:rsidR="00C172D7" w:rsidRPr="00C172D7">
        <w:rPr>
          <w:rFonts w:ascii="Times New Roman" w:hAnsi="Times New Roman" w:cs="Times New Roman"/>
          <w:sz w:val="24"/>
          <w:szCs w:val="24"/>
        </w:rPr>
        <w:t xml:space="preserve"> Crop farmers are entrepreneurs who focus on cultivating various types of crops, ranging from grains like wheat and rice to vegetables such as tomatoes, potatoes, and lettuce, as well as fruits like apples, oranges, and berries. These entrepreneurs manage large plots of land, ensuring proper crop rotation, pest control, and efficient water usage to produce high-quality, marketable products. Their primary goal is to supply local, national, and sometimes international markets with fresh, healthy produce, often contributing to food security and economic stability in rural areas. As crop farming often requires knowledge of soil science, weather patterns, and market trends, these farmers also embrace modern </w:t>
      </w:r>
      <w:del w:id="0" w:author="Microsoft Word" w:date="2025-03-19T10:35:00Z" w16du:dateUtc="2025-03-19T05:05:00Z">
        <w:r w:rsidR="00C172D7" w:rsidRPr="0007297B">
          <w:rPr>
            <w:rFonts w:ascii="Times New Roman" w:hAnsi="Times New Roman" w:cs="Times New Roman"/>
            <w:sz w:val="24"/>
            <w:szCs w:val="24"/>
          </w:rPr>
          <w:delText>agricultural</w:delText>
        </w:r>
      </w:del>
      <w:ins w:id="1" w:author="Microsoft Word" w:date="2025-03-19T10:35:00Z" w16du:dateUtc="2025-03-19T05:05:00Z">
        <w:r w:rsidR="00735F92">
          <w:rPr>
            <w:rFonts w:ascii="Times New Roman" w:hAnsi="Times New Roman" w:cs="Times New Roman"/>
            <w:sz w:val="24"/>
            <w:szCs w:val="24"/>
          </w:rPr>
          <w:t>Agri</w:t>
        </w:r>
        <w:r w:rsidR="00C172D7" w:rsidRPr="00C172D7">
          <w:rPr>
            <w:rFonts w:ascii="Times New Roman" w:hAnsi="Times New Roman" w:cs="Times New Roman"/>
            <w:sz w:val="24"/>
            <w:szCs w:val="24"/>
          </w:rPr>
          <w:t>cultural</w:t>
        </w:r>
      </w:ins>
      <w:r w:rsidR="00C172D7" w:rsidRPr="00C172D7">
        <w:rPr>
          <w:rFonts w:ascii="Times New Roman" w:hAnsi="Times New Roman" w:cs="Times New Roman"/>
          <w:sz w:val="24"/>
          <w:szCs w:val="24"/>
        </w:rPr>
        <w:t xml:space="preserve"> techniques to optimize productivity.</w:t>
      </w:r>
    </w:p>
    <w:p w14:paraId="4623739C" w14:textId="77777777" w:rsidR="00C86390" w:rsidRPr="0007297B" w:rsidRDefault="00C172D7" w:rsidP="00BB7BF1">
      <w:pPr>
        <w:numPr>
          <w:ilvl w:val="0"/>
          <w:numId w:val="8"/>
        </w:numPr>
        <w:spacing w:line="276" w:lineRule="auto"/>
        <w:jc w:val="both"/>
        <w:rPr>
          <w:rFonts w:ascii="Times New Roman" w:hAnsi="Times New Roman" w:cs="Times New Roman"/>
          <w:sz w:val="24"/>
          <w:szCs w:val="24"/>
        </w:rPr>
      </w:pPr>
      <w:r w:rsidRPr="00C172D7">
        <w:rPr>
          <w:rFonts w:ascii="Times New Roman" w:hAnsi="Times New Roman" w:cs="Times New Roman"/>
          <w:b/>
          <w:bCs/>
          <w:sz w:val="24"/>
          <w:szCs w:val="24"/>
        </w:rPr>
        <w:t>Livestock Farmers</w:t>
      </w:r>
      <w:r w:rsidRPr="00C172D7">
        <w:rPr>
          <w:rFonts w:ascii="Times New Roman" w:hAnsi="Times New Roman" w:cs="Times New Roman"/>
          <w:sz w:val="24"/>
          <w:szCs w:val="24"/>
        </w:rPr>
        <w:t>:</w:t>
      </w:r>
    </w:p>
    <w:p w14:paraId="1301E5B3" w14:textId="77777777" w:rsidR="00681C2F" w:rsidRDefault="00C86390" w:rsidP="00681C2F">
      <w:pPr>
        <w:numPr>
          <w:ilvl w:val="0"/>
          <w:numId w:val="8"/>
        </w:num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C172D7" w:rsidRPr="00C172D7">
        <w:rPr>
          <w:rFonts w:ascii="Times New Roman" w:hAnsi="Times New Roman" w:cs="Times New Roman"/>
          <w:sz w:val="24"/>
          <w:szCs w:val="24"/>
        </w:rPr>
        <w:t xml:space="preserve"> </w:t>
      </w:r>
    </w:p>
    <w:p w14:paraId="6D0DA90C" w14:textId="474C42CB" w:rsidR="00C172D7" w:rsidRPr="00681C2F" w:rsidRDefault="00681C2F" w:rsidP="00681C2F">
      <w:pPr>
        <w:jc w:val="both"/>
        <w:rPr>
          <w:rFonts w:ascii="Times New Roman" w:hAnsi="Times New Roman" w:cs="Times New Roman"/>
          <w:sz w:val="24"/>
          <w:szCs w:val="24"/>
        </w:rPr>
      </w:pPr>
      <w:ins w:id="2" w:author="Microsoft Word" w:date="2025-03-19T10:35:00Z" w16du:dateUtc="2025-03-19T05:05:00Z">
        <w:r>
          <w:rPr>
            <w:rFonts w:ascii="Times New Roman" w:hAnsi="Times New Roman" w:cs="Times New Roman"/>
            <w:b/>
            <w:bCs/>
            <w:sz w:val="24"/>
            <w:szCs w:val="24"/>
          </w:rPr>
          <w:t xml:space="preserve">                  </w:t>
        </w:r>
      </w:ins>
      <w:r w:rsidR="00C172D7" w:rsidRPr="00681C2F">
        <w:rPr>
          <w:rFonts w:ascii="Times New Roman" w:hAnsi="Times New Roman" w:cs="Times New Roman"/>
          <w:sz w:val="24"/>
          <w:szCs w:val="24"/>
        </w:rPr>
        <w:t xml:space="preserve">Livestock farming involves raising and breeding animals such as cows, chickens, goats, and sheep for various </w:t>
      </w:r>
      <w:del w:id="3" w:author="Microsoft Word" w:date="2025-03-19T10:35:00Z" w16du:dateUtc="2025-03-19T05:05:00Z">
        <w:r w:rsidR="00C172D7" w:rsidRPr="0007297B">
          <w:rPr>
            <w:rFonts w:ascii="Times New Roman" w:hAnsi="Times New Roman" w:cs="Times New Roman"/>
            <w:sz w:val="24"/>
            <w:szCs w:val="24"/>
          </w:rPr>
          <w:delText>agricultural</w:delText>
        </w:r>
      </w:del>
      <w:ins w:id="4" w:author="Microsoft Word" w:date="2025-03-19T10:35:00Z" w16du:dateUtc="2025-03-19T05:05:00Z">
        <w:r w:rsidR="00735F92">
          <w:rPr>
            <w:rFonts w:ascii="Times New Roman" w:hAnsi="Times New Roman" w:cs="Times New Roman"/>
            <w:sz w:val="24"/>
            <w:szCs w:val="24"/>
          </w:rPr>
          <w:t>Agri</w:t>
        </w:r>
        <w:r w:rsidR="00C172D7" w:rsidRPr="00681C2F">
          <w:rPr>
            <w:rFonts w:ascii="Times New Roman" w:hAnsi="Times New Roman" w:cs="Times New Roman"/>
            <w:sz w:val="24"/>
            <w:szCs w:val="24"/>
          </w:rPr>
          <w:t>cultural</w:t>
        </w:r>
      </w:ins>
      <w:r w:rsidR="00C172D7" w:rsidRPr="00681C2F">
        <w:rPr>
          <w:rFonts w:ascii="Times New Roman" w:hAnsi="Times New Roman" w:cs="Times New Roman"/>
          <w:sz w:val="24"/>
          <w:szCs w:val="24"/>
        </w:rPr>
        <w:t xml:space="preserve"> products, including meat, milk, eggs, wool, and leather. Entrepreneurs in this field must focus on the health and welfare of their animals, ensure proper feeding and breeding practices, and often deal with processing products for local or larger-scale distribution. Livestock farming is a key component of the </w:t>
      </w:r>
      <w:del w:id="5" w:author="Microsoft Word" w:date="2025-03-19T10:35:00Z" w16du:dateUtc="2025-03-19T05:05:00Z">
        <w:r w:rsidR="00C172D7" w:rsidRPr="0007297B">
          <w:rPr>
            <w:rFonts w:ascii="Times New Roman" w:hAnsi="Times New Roman" w:cs="Times New Roman"/>
            <w:sz w:val="24"/>
            <w:szCs w:val="24"/>
          </w:rPr>
          <w:delText>agricultural</w:delText>
        </w:r>
      </w:del>
      <w:ins w:id="6" w:author="Microsoft Word" w:date="2025-03-19T10:35:00Z" w16du:dateUtc="2025-03-19T05:05:00Z">
        <w:r w:rsidR="00735F92">
          <w:rPr>
            <w:rFonts w:ascii="Times New Roman" w:hAnsi="Times New Roman" w:cs="Times New Roman"/>
            <w:sz w:val="24"/>
            <w:szCs w:val="24"/>
          </w:rPr>
          <w:t>Agri</w:t>
        </w:r>
        <w:r w:rsidR="00C172D7" w:rsidRPr="00681C2F">
          <w:rPr>
            <w:rFonts w:ascii="Times New Roman" w:hAnsi="Times New Roman" w:cs="Times New Roman"/>
            <w:sz w:val="24"/>
            <w:szCs w:val="24"/>
          </w:rPr>
          <w:t>cultural</w:t>
        </w:r>
      </w:ins>
      <w:r w:rsidR="00C172D7" w:rsidRPr="00681C2F">
        <w:rPr>
          <w:rFonts w:ascii="Times New Roman" w:hAnsi="Times New Roman" w:cs="Times New Roman"/>
          <w:sz w:val="24"/>
          <w:szCs w:val="24"/>
        </w:rPr>
        <w:t xml:space="preserve"> industry, </w:t>
      </w:r>
      <w:r w:rsidR="00C172D7" w:rsidRPr="00681C2F">
        <w:rPr>
          <w:rFonts w:ascii="Times New Roman" w:hAnsi="Times New Roman" w:cs="Times New Roman"/>
          <w:sz w:val="24"/>
          <w:szCs w:val="24"/>
        </w:rPr>
        <w:lastRenderedPageBreak/>
        <w:t>especially in rural regions, and these farmers may also diversify by engaging in value-added activities such as dairy product production, wool processing, or even organic meat production for niche markets.</w:t>
      </w:r>
    </w:p>
    <w:p w14:paraId="5E13D216" w14:textId="77777777" w:rsidR="00681C2F" w:rsidRDefault="00C172D7" w:rsidP="00681C2F">
      <w:pPr>
        <w:numPr>
          <w:ilvl w:val="0"/>
          <w:numId w:val="8"/>
        </w:numPr>
        <w:jc w:val="both"/>
        <w:rPr>
          <w:rFonts w:ascii="Times New Roman" w:hAnsi="Times New Roman" w:cs="Times New Roman"/>
          <w:sz w:val="24"/>
          <w:szCs w:val="24"/>
        </w:rPr>
      </w:pPr>
      <w:r w:rsidRPr="00C172D7">
        <w:rPr>
          <w:rFonts w:ascii="Times New Roman" w:hAnsi="Times New Roman" w:cs="Times New Roman"/>
          <w:b/>
          <w:bCs/>
          <w:sz w:val="24"/>
          <w:szCs w:val="24"/>
        </w:rPr>
        <w:t>Organic Farmers</w:t>
      </w:r>
      <w:r w:rsidRPr="00C172D7">
        <w:rPr>
          <w:rFonts w:ascii="Times New Roman" w:hAnsi="Times New Roman" w:cs="Times New Roman"/>
          <w:sz w:val="24"/>
          <w:szCs w:val="24"/>
        </w:rPr>
        <w:t xml:space="preserve">: </w:t>
      </w:r>
    </w:p>
    <w:p w14:paraId="401B24E6" w14:textId="45A4DB1F" w:rsidR="00C172D7" w:rsidRPr="00681C2F" w:rsidRDefault="00C86390" w:rsidP="00681C2F">
      <w:p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681C2F">
        <w:rPr>
          <w:rFonts w:ascii="Times New Roman" w:hAnsi="Times New Roman" w:cs="Times New Roman"/>
          <w:b/>
          <w:bCs/>
          <w:sz w:val="24"/>
          <w:szCs w:val="24"/>
        </w:rPr>
        <w:t xml:space="preserve">                  </w:t>
      </w:r>
      <w:r w:rsidR="00C172D7" w:rsidRPr="00681C2F">
        <w:rPr>
          <w:rFonts w:ascii="Times New Roman" w:hAnsi="Times New Roman" w:cs="Times New Roman"/>
          <w:sz w:val="24"/>
          <w:szCs w:val="24"/>
        </w:rPr>
        <w:t>Organic farming is a specialized sector where entrepreneurs focus on growing crops or raising livestock using natural methods, avoiding synthetic chemicals, pesticides, and fertilizers. This approach emphasizes sustainability, biodiversity, and soil health, making it an appealing option for those who prioritize eco-friendly practices. Organic farmers typically cater to a growing market of health-conscious consumers who seek organic produce, dairy, and meat products. Additionally, they might engage in certification processes that validate their organic methods and market their goods as environmentally responsible, often commanding premium prices for their products.</w:t>
      </w:r>
    </w:p>
    <w:p w14:paraId="7C84350B" w14:textId="77777777" w:rsidR="00C86390" w:rsidRPr="0007297B" w:rsidRDefault="00735F92" w:rsidP="00BB7BF1">
      <w:pPr>
        <w:numPr>
          <w:ilvl w:val="0"/>
          <w:numId w:val="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Agri</w:t>
      </w:r>
      <w:r w:rsidR="00C172D7" w:rsidRPr="00C172D7">
        <w:rPr>
          <w:rFonts w:ascii="Times New Roman" w:hAnsi="Times New Roman" w:cs="Times New Roman"/>
          <w:b/>
          <w:bCs/>
          <w:sz w:val="24"/>
          <w:szCs w:val="24"/>
        </w:rPr>
        <w:t>-tech Entrepreneurs</w:t>
      </w:r>
      <w:r w:rsidR="00C172D7" w:rsidRPr="00C172D7">
        <w:rPr>
          <w:rFonts w:ascii="Times New Roman" w:hAnsi="Times New Roman" w:cs="Times New Roman"/>
          <w:sz w:val="24"/>
          <w:szCs w:val="24"/>
        </w:rPr>
        <w:t>:</w:t>
      </w:r>
    </w:p>
    <w:p w14:paraId="545616BE" w14:textId="6CAD43E9" w:rsidR="00681C2F" w:rsidRDefault="00CC4D80" w:rsidP="002239CA">
      <w:pPr>
        <w:numPr>
          <w:ilvl w:val="0"/>
          <w:numId w:val="8"/>
        </w:num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C172D7" w:rsidRPr="00C172D7">
        <w:rPr>
          <w:rFonts w:ascii="Times New Roman" w:hAnsi="Times New Roman" w:cs="Times New Roman"/>
          <w:sz w:val="24"/>
          <w:szCs w:val="24"/>
        </w:rPr>
        <w:t xml:space="preserve"> </w:t>
      </w:r>
    </w:p>
    <w:p w14:paraId="6C6368FD" w14:textId="551954AF" w:rsidR="00C172D7" w:rsidRPr="00C172D7" w:rsidRDefault="00681C2F" w:rsidP="00681C2F">
      <w:pPr>
        <w:jc w:val="both"/>
        <w:rPr>
          <w:rFonts w:ascii="Times New Roman" w:hAnsi="Times New Roman" w:cs="Times New Roman"/>
          <w:sz w:val="24"/>
          <w:szCs w:val="24"/>
        </w:rPr>
      </w:pPr>
      <w:ins w:id="7" w:author="Microsoft Word" w:date="2025-03-19T10:35:00Z" w16du:dateUtc="2025-03-19T05:05:00Z">
        <w:r>
          <w:rPr>
            <w:rFonts w:ascii="Times New Roman" w:hAnsi="Times New Roman" w:cs="Times New Roman"/>
            <w:b/>
            <w:bCs/>
            <w:sz w:val="24"/>
            <w:szCs w:val="24"/>
          </w:rPr>
          <w:t xml:space="preserve">                      </w:t>
        </w:r>
      </w:ins>
      <w:r w:rsidR="00735F92">
        <w:rPr>
          <w:rFonts w:ascii="Times New Roman" w:hAnsi="Times New Roman" w:cs="Times New Roman"/>
          <w:sz w:val="24"/>
          <w:szCs w:val="24"/>
        </w:rPr>
        <w:t>Agri</w:t>
      </w:r>
      <w:r w:rsidR="00C172D7" w:rsidRPr="00C172D7">
        <w:rPr>
          <w:rFonts w:ascii="Times New Roman" w:hAnsi="Times New Roman" w:cs="Times New Roman"/>
          <w:sz w:val="24"/>
          <w:szCs w:val="24"/>
        </w:rPr>
        <w:t xml:space="preserve">-tech entrepreneurs are innovators who integrate technology into </w:t>
      </w:r>
      <w:del w:id="8" w:author="Microsoft Word" w:date="2025-03-19T10:35:00Z" w16du:dateUtc="2025-03-19T05:05:00Z">
        <w:r w:rsidR="00C172D7" w:rsidRPr="0007297B">
          <w:rPr>
            <w:rFonts w:ascii="Times New Roman" w:hAnsi="Times New Roman" w:cs="Times New Roman"/>
            <w:sz w:val="24"/>
            <w:szCs w:val="24"/>
          </w:rPr>
          <w:delText>agriculture</w:delText>
        </w:r>
      </w:del>
      <w:ins w:id="9" w:author="Microsoft Word" w:date="2025-03-19T10:35:00Z" w16du:dateUtc="2025-03-19T05:05:00Z">
        <w:r w:rsidR="00735F92">
          <w:rPr>
            <w:rFonts w:ascii="Times New Roman" w:hAnsi="Times New Roman" w:cs="Times New Roman"/>
            <w:sz w:val="24"/>
            <w:szCs w:val="24"/>
          </w:rPr>
          <w:t>Agri</w:t>
        </w:r>
        <w:r w:rsidR="00C172D7" w:rsidRPr="00C172D7">
          <w:rPr>
            <w:rFonts w:ascii="Times New Roman" w:hAnsi="Times New Roman" w:cs="Times New Roman"/>
            <w:sz w:val="24"/>
            <w:szCs w:val="24"/>
          </w:rPr>
          <w:t>culture</w:t>
        </w:r>
      </w:ins>
      <w:r w:rsidR="00C172D7" w:rsidRPr="00C172D7">
        <w:rPr>
          <w:rFonts w:ascii="Times New Roman" w:hAnsi="Times New Roman" w:cs="Times New Roman"/>
          <w:sz w:val="24"/>
          <w:szCs w:val="24"/>
        </w:rPr>
        <w:t xml:space="preserve"> to enhance productivity, reduce </w:t>
      </w:r>
      <w:r w:rsidR="00C23C75" w:rsidRPr="0007297B">
        <w:rPr>
          <w:rFonts w:ascii="Times New Roman" w:hAnsi="Times New Roman" w:cs="Times New Roman"/>
          <w:sz w:val="24"/>
          <w:szCs w:val="24"/>
        </w:rPr>
        <w:t>labour</w:t>
      </w:r>
      <w:r w:rsidR="00C172D7" w:rsidRPr="00C172D7">
        <w:rPr>
          <w:rFonts w:ascii="Times New Roman" w:hAnsi="Times New Roman" w:cs="Times New Roman"/>
          <w:sz w:val="24"/>
          <w:szCs w:val="24"/>
        </w:rPr>
        <w:t xml:space="preserve"> costs, and improve sustainability. They introduce advanced tools such as automation systems for planting and harvesting, precision irrigation technologies to optimize water use, and drones for monitoring crop health and soil conditions. These entrepreneurs may also create software solutions for farm management, making it easier to track yields, monitor resources, and forecast weather impacts. By introducing these technological innovations, </w:t>
      </w:r>
      <w:del w:id="10" w:author="Microsoft Word" w:date="2025-03-19T10:35:00Z" w16du:dateUtc="2025-03-19T05:05:00Z">
        <w:r w:rsidR="00C172D7" w:rsidRPr="0007297B">
          <w:rPr>
            <w:rFonts w:ascii="Times New Roman" w:hAnsi="Times New Roman" w:cs="Times New Roman"/>
            <w:sz w:val="24"/>
            <w:szCs w:val="24"/>
          </w:rPr>
          <w:delText>agri</w:delText>
        </w:r>
      </w:del>
      <w:ins w:id="11" w:author="Microsoft Word" w:date="2025-03-19T10:35:00Z" w16du:dateUtc="2025-03-19T05:05:00Z">
        <w:r w:rsidR="00735F92">
          <w:rPr>
            <w:rFonts w:ascii="Times New Roman" w:hAnsi="Times New Roman" w:cs="Times New Roman"/>
            <w:sz w:val="24"/>
            <w:szCs w:val="24"/>
          </w:rPr>
          <w:t>Agri</w:t>
        </w:r>
      </w:ins>
      <w:r w:rsidR="00C172D7" w:rsidRPr="00C172D7">
        <w:rPr>
          <w:rFonts w:ascii="Times New Roman" w:hAnsi="Times New Roman" w:cs="Times New Roman"/>
          <w:sz w:val="24"/>
          <w:szCs w:val="24"/>
        </w:rPr>
        <w:t>-tech entrepreneurs help farmers increase efficiency, reduce waste, and maintain healthier, more sustainable farming practices.</w:t>
      </w:r>
    </w:p>
    <w:p w14:paraId="37F35E61" w14:textId="77777777" w:rsidR="00CC4D80" w:rsidRPr="0007297B" w:rsidRDefault="00735F92" w:rsidP="00BB7BF1">
      <w:pPr>
        <w:numPr>
          <w:ilvl w:val="0"/>
          <w:numId w:val="8"/>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Agri</w:t>
      </w:r>
      <w:r w:rsidR="00C172D7" w:rsidRPr="00C172D7">
        <w:rPr>
          <w:rFonts w:ascii="Times New Roman" w:hAnsi="Times New Roman" w:cs="Times New Roman"/>
          <w:b/>
          <w:bCs/>
          <w:sz w:val="24"/>
          <w:szCs w:val="24"/>
        </w:rPr>
        <w:t>-tourism Entrepreneurs</w:t>
      </w:r>
      <w:r w:rsidR="00C172D7" w:rsidRPr="00C172D7">
        <w:rPr>
          <w:rFonts w:ascii="Times New Roman" w:hAnsi="Times New Roman" w:cs="Times New Roman"/>
          <w:sz w:val="24"/>
          <w:szCs w:val="24"/>
        </w:rPr>
        <w:t>:</w:t>
      </w:r>
    </w:p>
    <w:p w14:paraId="6FF2DF9B" w14:textId="3821EE48" w:rsidR="00681C2F" w:rsidRDefault="00CC4D80" w:rsidP="002239CA">
      <w:pPr>
        <w:numPr>
          <w:ilvl w:val="0"/>
          <w:numId w:val="8"/>
        </w:numPr>
        <w:jc w:val="both"/>
        <w:rPr>
          <w:rFonts w:ascii="Times New Roman" w:hAnsi="Times New Roman" w:cs="Times New Roman"/>
          <w:sz w:val="24"/>
          <w:szCs w:val="24"/>
        </w:rPr>
      </w:pPr>
      <w:r w:rsidRPr="0007297B">
        <w:rPr>
          <w:rFonts w:ascii="Times New Roman" w:hAnsi="Times New Roman" w:cs="Times New Roman"/>
          <w:sz w:val="24"/>
          <w:szCs w:val="24"/>
        </w:rPr>
        <w:t xml:space="preserve">                       </w:t>
      </w:r>
      <w:r w:rsidR="00C172D7" w:rsidRPr="00C172D7">
        <w:rPr>
          <w:rFonts w:ascii="Times New Roman" w:hAnsi="Times New Roman" w:cs="Times New Roman"/>
          <w:sz w:val="24"/>
          <w:szCs w:val="24"/>
        </w:rPr>
        <w:t xml:space="preserve"> </w:t>
      </w:r>
    </w:p>
    <w:p w14:paraId="3CBF9F28" w14:textId="3F018E94" w:rsidR="00C172D7" w:rsidRPr="00C172D7" w:rsidRDefault="00681C2F" w:rsidP="00681C2F">
      <w:pPr>
        <w:jc w:val="both"/>
        <w:rPr>
          <w:rFonts w:ascii="Times New Roman" w:hAnsi="Times New Roman" w:cs="Times New Roman"/>
          <w:sz w:val="24"/>
          <w:szCs w:val="24"/>
        </w:rPr>
      </w:pPr>
      <w:ins w:id="12" w:author="Microsoft Word" w:date="2025-03-19T10:35:00Z" w16du:dateUtc="2025-03-19T05:05:00Z">
        <w:r>
          <w:rPr>
            <w:rFonts w:ascii="Times New Roman" w:hAnsi="Times New Roman" w:cs="Times New Roman"/>
            <w:b/>
            <w:bCs/>
            <w:sz w:val="24"/>
            <w:szCs w:val="24"/>
          </w:rPr>
          <w:t xml:space="preserve">                      </w:t>
        </w:r>
      </w:ins>
      <w:r w:rsidR="00735F92">
        <w:rPr>
          <w:rFonts w:ascii="Times New Roman" w:hAnsi="Times New Roman" w:cs="Times New Roman"/>
          <w:sz w:val="24"/>
          <w:szCs w:val="24"/>
        </w:rPr>
        <w:t>Agri</w:t>
      </w:r>
      <w:r w:rsidR="00C172D7" w:rsidRPr="00C172D7">
        <w:rPr>
          <w:rFonts w:ascii="Times New Roman" w:hAnsi="Times New Roman" w:cs="Times New Roman"/>
          <w:sz w:val="24"/>
          <w:szCs w:val="24"/>
        </w:rPr>
        <w:t xml:space="preserve">-tourism combines </w:t>
      </w:r>
      <w:del w:id="13" w:author="Microsoft Word" w:date="2025-03-19T10:35:00Z" w16du:dateUtc="2025-03-19T05:05:00Z">
        <w:r w:rsidR="00C172D7" w:rsidRPr="0007297B">
          <w:rPr>
            <w:rFonts w:ascii="Times New Roman" w:hAnsi="Times New Roman" w:cs="Times New Roman"/>
            <w:sz w:val="24"/>
            <w:szCs w:val="24"/>
          </w:rPr>
          <w:delText>agriculture</w:delText>
        </w:r>
      </w:del>
      <w:ins w:id="14" w:author="Microsoft Word" w:date="2025-03-19T10:35:00Z" w16du:dateUtc="2025-03-19T05:05:00Z">
        <w:r w:rsidR="00735F92">
          <w:rPr>
            <w:rFonts w:ascii="Times New Roman" w:hAnsi="Times New Roman" w:cs="Times New Roman"/>
            <w:sz w:val="24"/>
            <w:szCs w:val="24"/>
          </w:rPr>
          <w:t>Agri</w:t>
        </w:r>
        <w:r w:rsidR="00C172D7" w:rsidRPr="00C172D7">
          <w:rPr>
            <w:rFonts w:ascii="Times New Roman" w:hAnsi="Times New Roman" w:cs="Times New Roman"/>
            <w:sz w:val="24"/>
            <w:szCs w:val="24"/>
          </w:rPr>
          <w:t>culture</w:t>
        </w:r>
      </w:ins>
      <w:r w:rsidR="00C172D7" w:rsidRPr="00C172D7">
        <w:rPr>
          <w:rFonts w:ascii="Times New Roman" w:hAnsi="Times New Roman" w:cs="Times New Roman"/>
          <w:sz w:val="24"/>
          <w:szCs w:val="24"/>
        </w:rPr>
        <w:t xml:space="preserve"> and tourism to offer visitors a chance to experience rural life first-hand. These entrepreneurs may offer farm stays, guided </w:t>
      </w:r>
      <w:del w:id="15" w:author="Microsoft Word" w:date="2025-03-19T10:35:00Z" w16du:dateUtc="2025-03-19T05:05:00Z">
        <w:r w:rsidR="00C172D7" w:rsidRPr="0007297B">
          <w:rPr>
            <w:rFonts w:ascii="Times New Roman" w:hAnsi="Times New Roman" w:cs="Times New Roman"/>
            <w:sz w:val="24"/>
            <w:szCs w:val="24"/>
          </w:rPr>
          <w:delText>agricultural</w:delText>
        </w:r>
      </w:del>
      <w:ins w:id="16" w:author="Microsoft Word" w:date="2025-03-19T10:35:00Z" w16du:dateUtc="2025-03-19T05:05:00Z">
        <w:r w:rsidR="00735F92">
          <w:rPr>
            <w:rFonts w:ascii="Times New Roman" w:hAnsi="Times New Roman" w:cs="Times New Roman"/>
            <w:sz w:val="24"/>
            <w:szCs w:val="24"/>
          </w:rPr>
          <w:t>Agri</w:t>
        </w:r>
        <w:r w:rsidR="00C172D7" w:rsidRPr="00C172D7">
          <w:rPr>
            <w:rFonts w:ascii="Times New Roman" w:hAnsi="Times New Roman" w:cs="Times New Roman"/>
            <w:sz w:val="24"/>
            <w:szCs w:val="24"/>
          </w:rPr>
          <w:t>cultural</w:t>
        </w:r>
      </w:ins>
      <w:r w:rsidR="00C172D7" w:rsidRPr="00C172D7">
        <w:rPr>
          <w:rFonts w:ascii="Times New Roman" w:hAnsi="Times New Roman" w:cs="Times New Roman"/>
          <w:sz w:val="24"/>
          <w:szCs w:val="24"/>
        </w:rPr>
        <w:t xml:space="preserve"> tours, workshops on sustainable farming practices, or farm-to-table dining experiences. By inviting urban tourists to participate in farm-based activities, </w:t>
      </w:r>
      <w:del w:id="17" w:author="Microsoft Word" w:date="2025-03-19T10:35:00Z" w16du:dateUtc="2025-03-19T05:05:00Z">
        <w:r w:rsidR="00C172D7" w:rsidRPr="0007297B">
          <w:rPr>
            <w:rFonts w:ascii="Times New Roman" w:hAnsi="Times New Roman" w:cs="Times New Roman"/>
            <w:sz w:val="24"/>
            <w:szCs w:val="24"/>
          </w:rPr>
          <w:delText>agri</w:delText>
        </w:r>
      </w:del>
      <w:ins w:id="18" w:author="Microsoft Word" w:date="2025-03-19T10:35:00Z" w16du:dateUtc="2025-03-19T05:05:00Z">
        <w:r w:rsidR="00735F92">
          <w:rPr>
            <w:rFonts w:ascii="Times New Roman" w:hAnsi="Times New Roman" w:cs="Times New Roman"/>
            <w:sz w:val="24"/>
            <w:szCs w:val="24"/>
          </w:rPr>
          <w:t>Agri</w:t>
        </w:r>
      </w:ins>
      <w:r w:rsidR="00C172D7" w:rsidRPr="00C172D7">
        <w:rPr>
          <w:rFonts w:ascii="Times New Roman" w:hAnsi="Times New Roman" w:cs="Times New Roman"/>
          <w:sz w:val="24"/>
          <w:szCs w:val="24"/>
        </w:rPr>
        <w:t xml:space="preserve">-tourism entrepreneurs not only create new income streams but also help bridge the gap between rural and urban communities. These ventures often promote environmental education, heritage preservation, and support for local </w:t>
      </w:r>
      <w:del w:id="19" w:author="Microsoft Word" w:date="2025-03-19T10:35:00Z" w16du:dateUtc="2025-03-19T05:05:00Z">
        <w:r w:rsidR="00C172D7" w:rsidRPr="0007297B">
          <w:rPr>
            <w:rFonts w:ascii="Times New Roman" w:hAnsi="Times New Roman" w:cs="Times New Roman"/>
            <w:sz w:val="24"/>
            <w:szCs w:val="24"/>
          </w:rPr>
          <w:delText>agriculture</w:delText>
        </w:r>
      </w:del>
      <w:ins w:id="20" w:author="Microsoft Word" w:date="2025-03-19T10:35:00Z" w16du:dateUtc="2025-03-19T05:05:00Z">
        <w:r w:rsidR="00735F92">
          <w:rPr>
            <w:rFonts w:ascii="Times New Roman" w:hAnsi="Times New Roman" w:cs="Times New Roman"/>
            <w:sz w:val="24"/>
            <w:szCs w:val="24"/>
          </w:rPr>
          <w:t>Agri</w:t>
        </w:r>
        <w:r w:rsidR="00C172D7" w:rsidRPr="00C172D7">
          <w:rPr>
            <w:rFonts w:ascii="Times New Roman" w:hAnsi="Times New Roman" w:cs="Times New Roman"/>
            <w:sz w:val="24"/>
            <w:szCs w:val="24"/>
          </w:rPr>
          <w:t>culture</w:t>
        </w:r>
      </w:ins>
      <w:r w:rsidR="00C172D7" w:rsidRPr="00C172D7">
        <w:rPr>
          <w:rFonts w:ascii="Times New Roman" w:hAnsi="Times New Roman" w:cs="Times New Roman"/>
          <w:sz w:val="24"/>
          <w:szCs w:val="24"/>
        </w:rPr>
        <w:t xml:space="preserve"> while giving visitors a deeper understanding of where their food comes from.</w:t>
      </w:r>
    </w:p>
    <w:p w14:paraId="49B61CA4" w14:textId="77777777" w:rsidR="00CC4D80" w:rsidRPr="0007297B" w:rsidRDefault="00C172D7" w:rsidP="00BB7BF1">
      <w:pPr>
        <w:numPr>
          <w:ilvl w:val="0"/>
          <w:numId w:val="8"/>
        </w:numPr>
        <w:spacing w:line="276" w:lineRule="auto"/>
        <w:jc w:val="both"/>
        <w:rPr>
          <w:rFonts w:ascii="Times New Roman" w:hAnsi="Times New Roman" w:cs="Times New Roman"/>
          <w:sz w:val="24"/>
          <w:szCs w:val="24"/>
        </w:rPr>
      </w:pPr>
      <w:r w:rsidRPr="00C172D7">
        <w:rPr>
          <w:rFonts w:ascii="Times New Roman" w:hAnsi="Times New Roman" w:cs="Times New Roman"/>
          <w:b/>
          <w:bCs/>
          <w:sz w:val="24"/>
          <w:szCs w:val="24"/>
        </w:rPr>
        <w:t>Beekeepers (Apiculture)</w:t>
      </w:r>
      <w:r w:rsidRPr="00C172D7">
        <w:rPr>
          <w:rFonts w:ascii="Times New Roman" w:hAnsi="Times New Roman" w:cs="Times New Roman"/>
          <w:sz w:val="24"/>
          <w:szCs w:val="24"/>
        </w:rPr>
        <w:t>:</w:t>
      </w:r>
      <w:r w:rsidRPr="0007297B">
        <w:rPr>
          <w:rFonts w:ascii="Times New Roman" w:hAnsi="Times New Roman" w:cs="Times New Roman"/>
          <w:sz w:val="24"/>
          <w:szCs w:val="24"/>
        </w:rPr>
        <w:t xml:space="preserve"> </w:t>
      </w:r>
    </w:p>
    <w:p w14:paraId="35BBF66F" w14:textId="77777777" w:rsidR="00681C2F" w:rsidRDefault="00CC4D80" w:rsidP="002239CA">
      <w:pPr>
        <w:numPr>
          <w:ilvl w:val="0"/>
          <w:numId w:val="8"/>
        </w:num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C172D7" w:rsidRPr="0007297B">
        <w:rPr>
          <w:rFonts w:ascii="Times New Roman" w:hAnsi="Times New Roman" w:cs="Times New Roman"/>
          <w:b/>
          <w:sz w:val="24"/>
          <w:szCs w:val="24"/>
        </w:rPr>
        <w:t xml:space="preserve"> </w:t>
      </w:r>
    </w:p>
    <w:p w14:paraId="1E499514" w14:textId="336FAA06" w:rsidR="00C172D7" w:rsidRPr="00C172D7" w:rsidRDefault="00681C2F" w:rsidP="00681C2F">
      <w:pPr>
        <w:jc w:val="both"/>
        <w:rPr>
          <w:rFonts w:ascii="Times New Roman" w:hAnsi="Times New Roman" w:cs="Times New Roman"/>
          <w:sz w:val="24"/>
          <w:szCs w:val="24"/>
        </w:rPr>
      </w:pPr>
      <w:ins w:id="21" w:author="Microsoft Word" w:date="2025-03-19T10:35:00Z" w16du:dateUtc="2025-03-19T05:05:00Z">
        <w:r>
          <w:rPr>
            <w:rFonts w:ascii="Times New Roman" w:hAnsi="Times New Roman" w:cs="Times New Roman"/>
            <w:b/>
            <w:bCs/>
            <w:sz w:val="24"/>
            <w:szCs w:val="24"/>
          </w:rPr>
          <w:t xml:space="preserve">                     </w:t>
        </w:r>
      </w:ins>
      <w:r w:rsidR="00C172D7" w:rsidRPr="00C172D7">
        <w:rPr>
          <w:rFonts w:ascii="Times New Roman" w:hAnsi="Times New Roman" w:cs="Times New Roman"/>
          <w:sz w:val="24"/>
          <w:szCs w:val="24"/>
        </w:rPr>
        <w:t xml:space="preserve">Beekeeping, or apiculture, is a niche but profitable </w:t>
      </w:r>
      <w:del w:id="22" w:author="Microsoft Word" w:date="2025-03-19T10:35:00Z" w16du:dateUtc="2025-03-19T05:05:00Z">
        <w:r w:rsidR="00C172D7" w:rsidRPr="0007297B">
          <w:rPr>
            <w:rFonts w:ascii="Times New Roman" w:hAnsi="Times New Roman" w:cs="Times New Roman"/>
            <w:sz w:val="24"/>
            <w:szCs w:val="24"/>
          </w:rPr>
          <w:delText>agricultural</w:delText>
        </w:r>
      </w:del>
      <w:ins w:id="23" w:author="Microsoft Word" w:date="2025-03-19T10:35:00Z" w16du:dateUtc="2025-03-19T05:05:00Z">
        <w:r w:rsidR="00735F92">
          <w:rPr>
            <w:rFonts w:ascii="Times New Roman" w:hAnsi="Times New Roman" w:cs="Times New Roman"/>
            <w:sz w:val="24"/>
            <w:szCs w:val="24"/>
          </w:rPr>
          <w:t>Agri</w:t>
        </w:r>
        <w:r w:rsidR="00C172D7" w:rsidRPr="00C172D7">
          <w:rPr>
            <w:rFonts w:ascii="Times New Roman" w:hAnsi="Times New Roman" w:cs="Times New Roman"/>
            <w:sz w:val="24"/>
            <w:szCs w:val="24"/>
          </w:rPr>
          <w:t>cultural</w:t>
        </w:r>
      </w:ins>
      <w:r w:rsidR="00C172D7" w:rsidRPr="00C172D7">
        <w:rPr>
          <w:rFonts w:ascii="Times New Roman" w:hAnsi="Times New Roman" w:cs="Times New Roman"/>
          <w:sz w:val="24"/>
          <w:szCs w:val="24"/>
        </w:rPr>
        <w:t xml:space="preserve"> venture where entrepreneurs raise bees for honey, beeswax, and pollination services. Beekeepers manage hives, monitor bee health, and harvest honey, which can then be sold locally or processed into other products such as beeswax candles or skincare items. Beyond honey production, beekeeping plays a crucial role in pollination, benefiting local crop farmers by improving yields. Small-scale beekeepers may also offer educational tours or products that highlight the importance of bees in sustaining </w:t>
      </w:r>
      <w:del w:id="24" w:author="Microsoft Word" w:date="2025-03-19T10:35:00Z" w16du:dateUtc="2025-03-19T05:05:00Z">
        <w:r w:rsidR="00C172D7" w:rsidRPr="0007297B">
          <w:rPr>
            <w:rFonts w:ascii="Times New Roman" w:hAnsi="Times New Roman" w:cs="Times New Roman"/>
            <w:sz w:val="24"/>
            <w:szCs w:val="24"/>
          </w:rPr>
          <w:delText>agriculture</w:delText>
        </w:r>
      </w:del>
      <w:ins w:id="25" w:author="Microsoft Word" w:date="2025-03-19T10:35:00Z" w16du:dateUtc="2025-03-19T05:05:00Z">
        <w:r w:rsidR="00735F92">
          <w:rPr>
            <w:rFonts w:ascii="Times New Roman" w:hAnsi="Times New Roman" w:cs="Times New Roman"/>
            <w:sz w:val="24"/>
            <w:szCs w:val="24"/>
          </w:rPr>
          <w:t>Agri</w:t>
        </w:r>
        <w:r w:rsidR="00C172D7" w:rsidRPr="00C172D7">
          <w:rPr>
            <w:rFonts w:ascii="Times New Roman" w:hAnsi="Times New Roman" w:cs="Times New Roman"/>
            <w:sz w:val="24"/>
            <w:szCs w:val="24"/>
          </w:rPr>
          <w:t>culture</w:t>
        </w:r>
      </w:ins>
      <w:r w:rsidR="00C172D7" w:rsidRPr="00C172D7">
        <w:rPr>
          <w:rFonts w:ascii="Times New Roman" w:hAnsi="Times New Roman" w:cs="Times New Roman"/>
          <w:sz w:val="24"/>
          <w:szCs w:val="24"/>
        </w:rPr>
        <w:t xml:space="preserve"> and the environment.</w:t>
      </w:r>
    </w:p>
    <w:p w14:paraId="48706EC0" w14:textId="77777777" w:rsidR="00681C2F" w:rsidRDefault="00C172D7" w:rsidP="002239CA">
      <w:pPr>
        <w:numPr>
          <w:ilvl w:val="0"/>
          <w:numId w:val="8"/>
        </w:numPr>
        <w:jc w:val="both"/>
        <w:rPr>
          <w:ins w:id="26" w:author="Microsoft Word" w:date="2025-03-19T10:35:00Z" w16du:dateUtc="2025-03-19T05:05:00Z"/>
          <w:rFonts w:ascii="Times New Roman" w:hAnsi="Times New Roman" w:cs="Times New Roman"/>
          <w:sz w:val="24"/>
          <w:szCs w:val="24"/>
        </w:rPr>
      </w:pPr>
      <w:r w:rsidRPr="00C172D7">
        <w:rPr>
          <w:rFonts w:ascii="Times New Roman" w:hAnsi="Times New Roman" w:cs="Times New Roman"/>
          <w:b/>
          <w:bCs/>
          <w:sz w:val="24"/>
          <w:szCs w:val="24"/>
        </w:rPr>
        <w:t>Fishermen</w:t>
      </w:r>
      <w:r w:rsidRPr="00C172D7">
        <w:rPr>
          <w:rFonts w:ascii="Times New Roman" w:hAnsi="Times New Roman" w:cs="Times New Roman"/>
          <w:sz w:val="24"/>
          <w:szCs w:val="24"/>
        </w:rPr>
        <w:t>:</w:t>
      </w:r>
      <w:ins w:id="27" w:author="Microsoft Word" w:date="2025-03-19T10:35:00Z" w16du:dateUtc="2025-03-19T05:05:00Z">
        <w:r w:rsidRPr="00C172D7">
          <w:rPr>
            <w:rFonts w:ascii="Times New Roman" w:hAnsi="Times New Roman" w:cs="Times New Roman"/>
            <w:sz w:val="24"/>
            <w:szCs w:val="24"/>
          </w:rPr>
          <w:t xml:space="preserve"> </w:t>
        </w:r>
      </w:ins>
    </w:p>
    <w:p w14:paraId="38A03EB3" w14:textId="77777777" w:rsidR="00CC4D80" w:rsidRPr="0007297B" w:rsidRDefault="00CC4D80" w:rsidP="00BB7BF1">
      <w:pPr>
        <w:numPr>
          <w:ilvl w:val="0"/>
          <w:numId w:val="8"/>
        </w:numPr>
        <w:spacing w:line="276" w:lineRule="auto"/>
        <w:jc w:val="both"/>
        <w:rPr>
          <w:rFonts w:ascii="Times New Roman" w:hAnsi="Times New Roman" w:cs="Times New Roman"/>
          <w:sz w:val="24"/>
          <w:szCs w:val="24"/>
        </w:rPr>
      </w:pPr>
    </w:p>
    <w:p w14:paraId="07E8E80D" w14:textId="19CD949C" w:rsidR="00C172D7" w:rsidRPr="00C172D7" w:rsidRDefault="00CC4D80" w:rsidP="00681C2F">
      <w:p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681C2F">
        <w:rPr>
          <w:rFonts w:ascii="Times New Roman" w:hAnsi="Times New Roman" w:cs="Times New Roman"/>
          <w:b/>
          <w:bCs/>
          <w:sz w:val="24"/>
          <w:szCs w:val="24"/>
        </w:rPr>
        <w:t xml:space="preserve">                </w:t>
      </w:r>
      <w:r w:rsidR="00C172D7" w:rsidRPr="00C172D7">
        <w:rPr>
          <w:rFonts w:ascii="Times New Roman" w:hAnsi="Times New Roman" w:cs="Times New Roman"/>
          <w:sz w:val="24"/>
          <w:szCs w:val="24"/>
        </w:rPr>
        <w:t xml:space="preserve">Rural entrepreneurs in the fishing industry focus on fish farming or capture fisheries. Fish farming involves cultivating fish in controlled environments like ponds or tanks, where </w:t>
      </w:r>
      <w:r w:rsidR="00C172D7" w:rsidRPr="00C172D7">
        <w:rPr>
          <w:rFonts w:ascii="Times New Roman" w:hAnsi="Times New Roman" w:cs="Times New Roman"/>
          <w:sz w:val="24"/>
          <w:szCs w:val="24"/>
        </w:rPr>
        <w:lastRenderedPageBreak/>
        <w:t>the fish are monitored for growth, health, and quality. Capture fisheries, on the other hand, include harvesting fish from natural water bodies like rivers, lakes, or oceans. These entrepreneurs manage the production of fish such as tilapia, catfish, and trout, and market them to local, regional, or international buyers. By creating sustainable fishing practices and investing in aquaculture technologies, fishermen contribute to global food supplies while supporting rural economies.</w:t>
      </w:r>
    </w:p>
    <w:p w14:paraId="4771145D" w14:textId="77777777" w:rsidR="00681C2F" w:rsidRDefault="00C172D7" w:rsidP="002239CA">
      <w:pPr>
        <w:numPr>
          <w:ilvl w:val="0"/>
          <w:numId w:val="8"/>
        </w:numPr>
        <w:jc w:val="both"/>
        <w:rPr>
          <w:ins w:id="28" w:author="Microsoft Word" w:date="2025-03-19T10:35:00Z" w16du:dateUtc="2025-03-19T05:05:00Z"/>
          <w:rFonts w:ascii="Times New Roman" w:hAnsi="Times New Roman" w:cs="Times New Roman"/>
          <w:sz w:val="24"/>
          <w:szCs w:val="24"/>
        </w:rPr>
      </w:pPr>
      <w:r w:rsidRPr="00C172D7">
        <w:rPr>
          <w:rFonts w:ascii="Times New Roman" w:hAnsi="Times New Roman" w:cs="Times New Roman"/>
          <w:b/>
          <w:bCs/>
          <w:sz w:val="24"/>
          <w:szCs w:val="24"/>
        </w:rPr>
        <w:t>Dairy Entrepreneurs</w:t>
      </w:r>
      <w:r w:rsidRPr="00C172D7">
        <w:rPr>
          <w:rFonts w:ascii="Times New Roman" w:hAnsi="Times New Roman" w:cs="Times New Roman"/>
          <w:sz w:val="24"/>
          <w:szCs w:val="24"/>
        </w:rPr>
        <w:t>:</w:t>
      </w:r>
      <w:ins w:id="29" w:author="Microsoft Word" w:date="2025-03-19T10:35:00Z" w16du:dateUtc="2025-03-19T05:05:00Z">
        <w:r w:rsidRPr="00C172D7">
          <w:rPr>
            <w:rFonts w:ascii="Times New Roman" w:hAnsi="Times New Roman" w:cs="Times New Roman"/>
            <w:sz w:val="24"/>
            <w:szCs w:val="24"/>
          </w:rPr>
          <w:t xml:space="preserve"> </w:t>
        </w:r>
      </w:ins>
    </w:p>
    <w:p w14:paraId="060E08F5" w14:textId="77777777" w:rsidR="00CC4D80" w:rsidRPr="0007297B" w:rsidRDefault="00CC4D80" w:rsidP="00BB7BF1">
      <w:pPr>
        <w:numPr>
          <w:ilvl w:val="0"/>
          <w:numId w:val="8"/>
        </w:numPr>
        <w:spacing w:line="276" w:lineRule="auto"/>
        <w:jc w:val="both"/>
        <w:rPr>
          <w:rFonts w:ascii="Times New Roman" w:hAnsi="Times New Roman" w:cs="Times New Roman"/>
          <w:sz w:val="24"/>
          <w:szCs w:val="24"/>
        </w:rPr>
      </w:pPr>
    </w:p>
    <w:p w14:paraId="0D1AEEA7" w14:textId="12AB2093" w:rsidR="00C172D7" w:rsidRPr="00C172D7" w:rsidRDefault="00CC4D80" w:rsidP="00681C2F">
      <w:p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681C2F">
        <w:rPr>
          <w:rFonts w:ascii="Times New Roman" w:hAnsi="Times New Roman" w:cs="Times New Roman"/>
          <w:b/>
          <w:bCs/>
          <w:sz w:val="24"/>
          <w:szCs w:val="24"/>
        </w:rPr>
        <w:t xml:space="preserve">                   </w:t>
      </w:r>
      <w:r w:rsidR="00C172D7" w:rsidRPr="00C172D7">
        <w:rPr>
          <w:rFonts w:ascii="Times New Roman" w:hAnsi="Times New Roman" w:cs="Times New Roman"/>
          <w:sz w:val="24"/>
          <w:szCs w:val="24"/>
        </w:rPr>
        <w:t>Dairy entrepreneurs focus on the production of milk and its byproducts such as cheese, yogurt, butter, and cream. These entrepreneurs may run large-scale dairy farms with specialized breeding programs or small-scale operations that focus on artisanal dairy products. Some dairy entrepreneurs also set up milk collection and processing units to supply local communities with fresh dairy products, improving the accessibility and availability of nutritious foods. In recent years, dairy entrepreneurs have also responded to consumer demand for organic or plant-based alternatives, diversifying their product offerings to include dairy-free options.</w:t>
      </w:r>
    </w:p>
    <w:p w14:paraId="00AE7586" w14:textId="77777777" w:rsidR="00681C2F" w:rsidRDefault="00C172D7" w:rsidP="002239CA">
      <w:pPr>
        <w:numPr>
          <w:ilvl w:val="0"/>
          <w:numId w:val="8"/>
        </w:numPr>
        <w:jc w:val="both"/>
        <w:rPr>
          <w:ins w:id="30" w:author="Microsoft Word" w:date="2025-03-19T10:35:00Z" w16du:dateUtc="2025-03-19T05:05:00Z"/>
          <w:rFonts w:ascii="Times New Roman" w:hAnsi="Times New Roman" w:cs="Times New Roman"/>
          <w:sz w:val="24"/>
          <w:szCs w:val="24"/>
        </w:rPr>
      </w:pPr>
      <w:r w:rsidRPr="00C172D7">
        <w:rPr>
          <w:rFonts w:ascii="Times New Roman" w:hAnsi="Times New Roman" w:cs="Times New Roman"/>
          <w:b/>
          <w:bCs/>
          <w:sz w:val="24"/>
          <w:szCs w:val="24"/>
        </w:rPr>
        <w:t>Herbal and Medicinal Plant Growers</w:t>
      </w:r>
      <w:r w:rsidRPr="00C172D7">
        <w:rPr>
          <w:rFonts w:ascii="Times New Roman" w:hAnsi="Times New Roman" w:cs="Times New Roman"/>
          <w:sz w:val="24"/>
          <w:szCs w:val="24"/>
        </w:rPr>
        <w:t>:</w:t>
      </w:r>
      <w:ins w:id="31" w:author="Microsoft Word" w:date="2025-03-19T10:35:00Z" w16du:dateUtc="2025-03-19T05:05:00Z">
        <w:r w:rsidRPr="00C172D7">
          <w:rPr>
            <w:rFonts w:ascii="Times New Roman" w:hAnsi="Times New Roman" w:cs="Times New Roman"/>
            <w:sz w:val="24"/>
            <w:szCs w:val="24"/>
          </w:rPr>
          <w:t xml:space="preserve"> </w:t>
        </w:r>
      </w:ins>
    </w:p>
    <w:p w14:paraId="7883AC06" w14:textId="77777777" w:rsidR="00531E82" w:rsidRPr="0007297B" w:rsidRDefault="00531E82" w:rsidP="00BB7BF1">
      <w:pPr>
        <w:numPr>
          <w:ilvl w:val="0"/>
          <w:numId w:val="8"/>
        </w:numPr>
        <w:spacing w:line="276" w:lineRule="auto"/>
        <w:jc w:val="both"/>
        <w:rPr>
          <w:rFonts w:ascii="Times New Roman" w:hAnsi="Times New Roman" w:cs="Times New Roman"/>
          <w:sz w:val="24"/>
          <w:szCs w:val="24"/>
        </w:rPr>
      </w:pPr>
    </w:p>
    <w:p w14:paraId="5D422B6C" w14:textId="04B1B257" w:rsidR="00C172D7" w:rsidRPr="00C172D7" w:rsidRDefault="00531E82" w:rsidP="00681C2F">
      <w:p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681C2F">
        <w:rPr>
          <w:rFonts w:ascii="Times New Roman" w:hAnsi="Times New Roman" w:cs="Times New Roman"/>
          <w:b/>
          <w:bCs/>
          <w:sz w:val="24"/>
          <w:szCs w:val="24"/>
        </w:rPr>
        <w:t xml:space="preserve">                  </w:t>
      </w:r>
      <w:r w:rsidR="00C172D7" w:rsidRPr="00C172D7">
        <w:rPr>
          <w:rFonts w:ascii="Times New Roman" w:hAnsi="Times New Roman" w:cs="Times New Roman"/>
          <w:sz w:val="24"/>
          <w:szCs w:val="24"/>
        </w:rPr>
        <w:t>Herbal and medicinal plant growers specialize in cultivating plants known for their health benefits. Entrepreneurs in this field grow herbs like basil, rosemary, chamomile, or turmeric, which are used in alternative medicine, health supplements, or herbal teas. These entrepreneurs often focus on high-demand plants with proven therapeutic qualities, selling their products to local markets, health stores, or the cosmetic industry. By tapping into the growing global interest in natural and organic remedies, herbal and medicinal plant growers contribute to the wellness and natural product sectors.</w:t>
      </w:r>
    </w:p>
    <w:p w14:paraId="293E9155" w14:textId="77777777" w:rsidR="00681C2F" w:rsidRDefault="00C172D7" w:rsidP="002239CA">
      <w:pPr>
        <w:numPr>
          <w:ilvl w:val="0"/>
          <w:numId w:val="8"/>
        </w:numPr>
        <w:jc w:val="both"/>
        <w:rPr>
          <w:rFonts w:ascii="Times New Roman" w:hAnsi="Times New Roman" w:cs="Times New Roman"/>
          <w:sz w:val="24"/>
          <w:szCs w:val="24"/>
        </w:rPr>
      </w:pPr>
      <w:r w:rsidRPr="00C172D7">
        <w:rPr>
          <w:rFonts w:ascii="Times New Roman" w:hAnsi="Times New Roman" w:cs="Times New Roman"/>
          <w:b/>
          <w:bCs/>
          <w:sz w:val="24"/>
          <w:szCs w:val="24"/>
        </w:rPr>
        <w:t>Horticulturists</w:t>
      </w:r>
      <w:r w:rsidRPr="00C172D7">
        <w:rPr>
          <w:rFonts w:ascii="Times New Roman" w:hAnsi="Times New Roman" w:cs="Times New Roman"/>
          <w:sz w:val="24"/>
          <w:szCs w:val="24"/>
        </w:rPr>
        <w:t>:</w:t>
      </w:r>
    </w:p>
    <w:p w14:paraId="4E88B543" w14:textId="24015CFF" w:rsidR="00C172D7" w:rsidRPr="00C172D7" w:rsidRDefault="00531E82" w:rsidP="00681C2F">
      <w:pPr>
        <w:jc w:val="both"/>
        <w:rPr>
          <w:rFonts w:ascii="Times New Roman" w:hAnsi="Times New Roman" w:cs="Times New Roman"/>
          <w:sz w:val="24"/>
          <w:szCs w:val="24"/>
        </w:rPr>
      </w:pPr>
      <w:r w:rsidRPr="0007297B">
        <w:rPr>
          <w:rFonts w:ascii="Times New Roman" w:hAnsi="Times New Roman" w:cs="Times New Roman"/>
          <w:b/>
          <w:bCs/>
          <w:sz w:val="24"/>
          <w:szCs w:val="24"/>
        </w:rPr>
        <w:t xml:space="preserve">          </w:t>
      </w:r>
      <w:r w:rsidR="00681C2F">
        <w:rPr>
          <w:rFonts w:ascii="Times New Roman" w:hAnsi="Times New Roman" w:cs="Times New Roman"/>
          <w:b/>
          <w:bCs/>
          <w:sz w:val="24"/>
          <w:szCs w:val="24"/>
        </w:rPr>
        <w:t xml:space="preserve">                   </w:t>
      </w:r>
      <w:r w:rsidR="00C172D7" w:rsidRPr="00C172D7">
        <w:rPr>
          <w:rFonts w:ascii="Times New Roman" w:hAnsi="Times New Roman" w:cs="Times New Roman"/>
          <w:sz w:val="24"/>
          <w:szCs w:val="24"/>
        </w:rPr>
        <w:t xml:space="preserve"> Horticulturists are entrepreneurs who specialize in growing fruits, vegetables, ornamental plants, flowers, and shrubs. They may work in greenhouses, gardens, or open fields to produce products that are sold directly to consumers, local markets, florists, or nurseries. In addition to cultivating edible crops, horticulturists often grow ornamental plants and flowers for landscaping, which has become a booming industry. By focusing on crop diversification and sustainable growing practices, horticulturists play a vital role in food production and in enhancing the aesthetic appeal of both urban and rural spaces.</w:t>
      </w:r>
    </w:p>
    <w:p w14:paraId="7DA83AF1" w14:textId="22EE892A" w:rsidR="00735F92" w:rsidRDefault="00E02DAD" w:rsidP="00735F92">
      <w:pPr>
        <w:pStyle w:val="ListParagraph"/>
        <w:numPr>
          <w:ilvl w:val="1"/>
          <w:numId w:val="12"/>
        </w:numPr>
        <w:jc w:val="both"/>
        <w:rPr>
          <w:rFonts w:ascii="Times New Roman" w:hAnsi="Times New Roman" w:cs="Times New Roman"/>
          <w:b/>
          <w:bCs/>
          <w:sz w:val="24"/>
          <w:szCs w:val="24"/>
        </w:rPr>
      </w:pPr>
      <w:r w:rsidRPr="00154845">
        <w:rPr>
          <w:rFonts w:ascii="Times New Roman" w:hAnsi="Times New Roman" w:cs="Times New Roman"/>
          <w:b/>
          <w:bCs/>
          <w:sz w:val="24"/>
          <w:szCs w:val="24"/>
        </w:rPr>
        <w:t xml:space="preserve">NEED FOR </w:t>
      </w:r>
      <w:r w:rsidR="00735F92">
        <w:rPr>
          <w:rFonts w:ascii="Times New Roman" w:hAnsi="Times New Roman" w:cs="Times New Roman"/>
          <w:b/>
          <w:bCs/>
          <w:sz w:val="24"/>
          <w:szCs w:val="24"/>
        </w:rPr>
        <w:t>AGRI</w:t>
      </w:r>
      <w:r w:rsidRPr="00154845">
        <w:rPr>
          <w:rFonts w:ascii="Times New Roman" w:hAnsi="Times New Roman" w:cs="Times New Roman"/>
          <w:b/>
          <w:bCs/>
          <w:sz w:val="24"/>
          <w:szCs w:val="24"/>
        </w:rPr>
        <w:t>-BASED RURAL ENTREPRENEURS</w:t>
      </w:r>
    </w:p>
    <w:p w14:paraId="3C510040" w14:textId="77777777" w:rsidR="00735F92" w:rsidRPr="00735F92" w:rsidRDefault="00735F92" w:rsidP="00735F92">
      <w:pPr>
        <w:pStyle w:val="ListParagraph"/>
        <w:ind w:left="360"/>
        <w:jc w:val="both"/>
        <w:rPr>
          <w:rFonts w:ascii="Times New Roman" w:hAnsi="Times New Roman" w:cs="Times New Roman"/>
          <w:b/>
          <w:bCs/>
          <w:sz w:val="24"/>
          <w:szCs w:val="24"/>
        </w:rPr>
      </w:pPr>
    </w:p>
    <w:p w14:paraId="5A809005" w14:textId="5BFD1B03" w:rsidR="00E02DAD" w:rsidRPr="001B53AF" w:rsidRDefault="00E02DAD" w:rsidP="003F2EF0">
      <w:pPr>
        <w:pStyle w:val="ListParagraph"/>
        <w:numPr>
          <w:ilvl w:val="0"/>
          <w:numId w:val="14"/>
        </w:numPr>
        <w:jc w:val="both"/>
        <w:rPr>
          <w:rFonts w:ascii="Times New Roman" w:hAnsi="Times New Roman" w:cs="Times New Roman"/>
          <w:b/>
          <w:bCs/>
          <w:sz w:val="24"/>
          <w:szCs w:val="24"/>
        </w:rPr>
      </w:pPr>
      <w:r w:rsidRPr="001B53AF">
        <w:rPr>
          <w:rFonts w:ascii="Times New Roman" w:hAnsi="Times New Roman" w:cs="Times New Roman"/>
          <w:b/>
          <w:bCs/>
          <w:sz w:val="24"/>
          <w:szCs w:val="24"/>
        </w:rPr>
        <w:t>Boosting Rural Economy:</w:t>
      </w:r>
    </w:p>
    <w:p w14:paraId="1121F38D" w14:textId="4C7F2BB4" w:rsidR="00E02DAD" w:rsidRPr="003F2EF0" w:rsidRDefault="003F2EF0" w:rsidP="003F2EF0">
      <w:pPr>
        <w:jc w:val="both"/>
        <w:rPr>
          <w:ins w:id="32" w:author="Microsoft Word" w:date="2025-03-19T10:35:00Z" w16du:dateUtc="2025-03-19T05:05:00Z"/>
          <w:rFonts w:ascii="Times New Roman" w:hAnsi="Times New Roman" w:cs="Times New Roman"/>
          <w:sz w:val="24"/>
          <w:szCs w:val="24"/>
        </w:rPr>
      </w:pPr>
      <w:ins w:id="33" w:author="Microsoft Word" w:date="2025-03-19T10:35:00Z" w16du:dateUtc="2025-03-19T05:05:00Z">
        <w:r>
          <w:rPr>
            <w:rFonts w:ascii="Times New Roman" w:hAnsi="Times New Roman" w:cs="Times New Roman"/>
            <w:sz w:val="24"/>
            <w:szCs w:val="24"/>
          </w:rPr>
          <w:t xml:space="preserve">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 xml:space="preserve">-based rural entrepreneurs play a vital role in transforming rural economies by creating employment opportunities and fostering local economic growth. In rural areas,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 xml:space="preserve">culture is often the primary source of income, and by developing entrepreneurial ventures within this sector, these entrepreneurs drive positive change. They help diversify the local economy, providing income-generating activities that don't solely rely on farming. The local economy thrives as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 xml:space="preserve">cultural products are processed, marketed, and sold, stimulating various industries such as transportation, retail, and service sectors. By introducing innovative </w:t>
        </w:r>
        <w:r w:rsidR="00E02DAD" w:rsidRPr="003F2EF0">
          <w:rPr>
            <w:rFonts w:ascii="Times New Roman" w:hAnsi="Times New Roman" w:cs="Times New Roman"/>
            <w:sz w:val="24"/>
            <w:szCs w:val="24"/>
          </w:rPr>
          <w:lastRenderedPageBreak/>
          <w:t xml:space="preserve">ideas and business models,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-based entrepreneurs can contribute to economic sustainability, ensuring that the area has a balanced and resilient economic structure.</w:t>
        </w:r>
      </w:ins>
    </w:p>
    <w:p w14:paraId="40B34583" w14:textId="6C87CFCC" w:rsidR="001B53AF" w:rsidRPr="001B53AF" w:rsidRDefault="00E02DAD" w:rsidP="003F2EF0">
      <w:pPr>
        <w:pStyle w:val="ListParagraph"/>
        <w:numPr>
          <w:ilvl w:val="0"/>
          <w:numId w:val="14"/>
        </w:numPr>
        <w:jc w:val="both"/>
        <w:rPr>
          <w:rFonts w:ascii="Times New Roman" w:hAnsi="Times New Roman" w:cs="Times New Roman"/>
          <w:b/>
          <w:bCs/>
          <w:sz w:val="24"/>
          <w:szCs w:val="24"/>
        </w:rPr>
      </w:pPr>
      <w:r w:rsidRPr="001B53AF">
        <w:rPr>
          <w:rFonts w:ascii="Times New Roman" w:hAnsi="Times New Roman" w:cs="Times New Roman"/>
          <w:b/>
          <w:bCs/>
          <w:sz w:val="24"/>
          <w:szCs w:val="24"/>
        </w:rPr>
        <w:t xml:space="preserve">Value Addition to </w:t>
      </w:r>
      <w:r w:rsidR="00735F92">
        <w:rPr>
          <w:rFonts w:ascii="Times New Roman" w:hAnsi="Times New Roman" w:cs="Times New Roman"/>
          <w:b/>
          <w:bCs/>
          <w:sz w:val="24"/>
          <w:szCs w:val="24"/>
        </w:rPr>
        <w:t>Agri</w:t>
      </w:r>
      <w:r w:rsidRPr="001B53AF">
        <w:rPr>
          <w:rFonts w:ascii="Times New Roman" w:hAnsi="Times New Roman" w:cs="Times New Roman"/>
          <w:b/>
          <w:bCs/>
          <w:sz w:val="24"/>
          <w:szCs w:val="24"/>
        </w:rPr>
        <w:t>cultural Products:</w:t>
      </w:r>
    </w:p>
    <w:p w14:paraId="3AB6A01E" w14:textId="59345439" w:rsidR="00133CDE" w:rsidRPr="009818E2" w:rsidRDefault="009818E2" w:rsidP="009818E2">
      <w:pPr>
        <w:jc w:val="both"/>
        <w:rPr>
          <w:rFonts w:ascii="Times New Roman" w:hAnsi="Times New Roman" w:cs="Times New Roman"/>
          <w:sz w:val="24"/>
          <w:szCs w:val="24"/>
        </w:rPr>
      </w:pPr>
      <w:r>
        <w:rPr>
          <w:rFonts w:ascii="Times New Roman" w:hAnsi="Times New Roman" w:cs="Times New Roman"/>
          <w:sz w:val="24"/>
          <w:szCs w:val="24"/>
        </w:rPr>
        <w:t xml:space="preserve">                      </w:t>
      </w:r>
      <w:r w:rsidR="00E02DAD" w:rsidRPr="009818E2">
        <w:rPr>
          <w:rFonts w:ascii="Times New Roman" w:hAnsi="Times New Roman" w:cs="Times New Roman"/>
          <w:sz w:val="24"/>
          <w:szCs w:val="24"/>
        </w:rPr>
        <w:t>Agri-based rural entrepreneurs play a vital role in transforming rural economies by creating employment opportunities and fostering local economic growth. In rural areas, agriculture is often the primary source of income, and by developing entrepreneurial ventures within this sector, these entrepreneurs drive positive change. They help diversify the local economy, providing income-generating activities that don't solely rely on farming. The local economy thrives as agricultural products are processed, marketed, and sold, stimulating various industries such as transportation, retail, and service sectors. By introducing innovative ideas and business models, agri-based entrepreneurs can contribute to economic sustainability, ensuring that the area has a balanced and resilient economic structure.</w:t>
      </w:r>
    </w:p>
    <w:p w14:paraId="5E8912A1" w14:textId="669A7422" w:rsidR="00E02DAD" w:rsidRPr="009818E2" w:rsidRDefault="00E02DAD" w:rsidP="009818E2">
      <w:pPr>
        <w:pStyle w:val="ListParagraph"/>
        <w:numPr>
          <w:ilvl w:val="0"/>
          <w:numId w:val="23"/>
        </w:numPr>
        <w:jc w:val="both"/>
        <w:rPr>
          <w:del w:id="34" w:author="Microsoft Word" w:date="2025-03-19T10:35:00Z" w16du:dateUtc="2025-03-19T05:05:00Z"/>
          <w:rFonts w:ascii="Times New Roman" w:hAnsi="Times New Roman" w:cs="Times New Roman"/>
          <w:sz w:val="24"/>
          <w:szCs w:val="24"/>
        </w:rPr>
      </w:pPr>
      <w:del w:id="35" w:author="Microsoft Word" w:date="2025-03-19T10:35:00Z" w16du:dateUtc="2025-03-19T05:05:00Z">
        <w:r w:rsidRPr="009818E2">
          <w:rPr>
            <w:rFonts w:ascii="Times New Roman" w:hAnsi="Times New Roman" w:cs="Times New Roman"/>
            <w:b/>
            <w:bCs/>
            <w:sz w:val="24"/>
            <w:szCs w:val="24"/>
          </w:rPr>
          <w:delText>Value Addition to Agricultural Products:</w:delText>
        </w:r>
      </w:del>
    </w:p>
    <w:p w14:paraId="4B9CA359" w14:textId="631ED7FD" w:rsidR="00E02DAD" w:rsidRPr="003F2EF0" w:rsidRDefault="009818E2" w:rsidP="003F2EF0">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003F2EF0">
        <w:rPr>
          <w:rFonts w:ascii="Times New Roman" w:hAnsi="Times New Roman" w:cs="Times New Roman"/>
          <w:sz w:val="24"/>
          <w:szCs w:val="24"/>
        </w:rPr>
        <w:t xml:space="preserve">               </w:t>
      </w:r>
      <w:r w:rsidR="00E02DAD" w:rsidRPr="003F2EF0">
        <w:rPr>
          <w:rFonts w:ascii="Times New Roman" w:hAnsi="Times New Roman" w:cs="Times New Roman"/>
          <w:sz w:val="24"/>
          <w:szCs w:val="24"/>
        </w:rPr>
        <w:t xml:space="preserve">One of the most significant contributions of rural entrepreneurs is the ability to add value to raw </w:t>
      </w:r>
      <w:del w:id="36" w:author="Microsoft Word" w:date="2025-03-19T10:35:00Z" w16du:dateUtc="2025-03-19T05:05:00Z">
        <w:r w:rsidR="00E02DAD" w:rsidRPr="009818E2">
          <w:rPr>
            <w:rFonts w:ascii="Times New Roman" w:hAnsi="Times New Roman" w:cs="Times New Roman"/>
            <w:sz w:val="24"/>
            <w:szCs w:val="24"/>
          </w:rPr>
          <w:delText>agricultural</w:delText>
        </w:r>
      </w:del>
      <w:ins w:id="37" w:author="Microsoft Word" w:date="2025-03-19T10:35:00Z" w16du:dateUtc="2025-03-19T05:05:00Z">
        <w:r w:rsidR="00735F92">
          <w:rPr>
            <w:rFonts w:ascii="Times New Roman" w:hAnsi="Times New Roman" w:cs="Times New Roman"/>
            <w:sz w:val="24"/>
            <w:szCs w:val="24"/>
          </w:rPr>
          <w:t>Agri</w:t>
        </w:r>
        <w:r w:rsidR="00E02DAD" w:rsidRPr="003F2EF0">
          <w:rPr>
            <w:rFonts w:ascii="Times New Roman" w:hAnsi="Times New Roman" w:cs="Times New Roman"/>
            <w:sz w:val="24"/>
            <w:szCs w:val="24"/>
          </w:rPr>
          <w:t>cultural</w:t>
        </w:r>
      </w:ins>
      <w:r w:rsidR="00E02DAD" w:rsidRPr="003F2EF0">
        <w:rPr>
          <w:rFonts w:ascii="Times New Roman" w:hAnsi="Times New Roman" w:cs="Times New Roman"/>
          <w:sz w:val="24"/>
          <w:szCs w:val="24"/>
        </w:rPr>
        <w:t xml:space="preserve"> products. Rather than selling fresh produce at low prices, entrepreneurs process these raw materials into more profitable goods such as jams, juices, dried fruits, snacks, and packaged products. This not only increases the overall market value of the </w:t>
      </w:r>
      <w:del w:id="38" w:author="Microsoft Word" w:date="2025-03-19T10:35:00Z" w16du:dateUtc="2025-03-19T05:05:00Z">
        <w:r w:rsidR="00E02DAD" w:rsidRPr="009818E2">
          <w:rPr>
            <w:rFonts w:ascii="Times New Roman" w:hAnsi="Times New Roman" w:cs="Times New Roman"/>
            <w:sz w:val="24"/>
            <w:szCs w:val="24"/>
          </w:rPr>
          <w:delText>agricultural</w:delText>
        </w:r>
      </w:del>
      <w:ins w:id="39" w:author="Microsoft Word" w:date="2025-03-19T10:35:00Z" w16du:dateUtc="2025-03-19T05:05:00Z">
        <w:r w:rsidR="00735F92">
          <w:rPr>
            <w:rFonts w:ascii="Times New Roman" w:hAnsi="Times New Roman" w:cs="Times New Roman"/>
            <w:sz w:val="24"/>
            <w:szCs w:val="24"/>
          </w:rPr>
          <w:t>Agri</w:t>
        </w:r>
        <w:r w:rsidR="00E02DAD" w:rsidRPr="003F2EF0">
          <w:rPr>
            <w:rFonts w:ascii="Times New Roman" w:hAnsi="Times New Roman" w:cs="Times New Roman"/>
            <w:sz w:val="24"/>
            <w:szCs w:val="24"/>
          </w:rPr>
          <w:t>cultural</w:t>
        </w:r>
      </w:ins>
      <w:r w:rsidR="00E02DAD" w:rsidRPr="003F2EF0">
        <w:rPr>
          <w:rFonts w:ascii="Times New Roman" w:hAnsi="Times New Roman" w:cs="Times New Roman"/>
          <w:sz w:val="24"/>
          <w:szCs w:val="24"/>
        </w:rPr>
        <w:t xml:space="preserve"> produce but also opens new avenues for trade and export. Additionally, this process can improve shelf life, enhance quality, and create unique products that meet market demands. Through food processing and other value-added activities, entrepreneurs help rural areas build new supply chains and increase the local economic value of </w:t>
      </w:r>
      <w:del w:id="40" w:author="Microsoft Word" w:date="2025-03-19T10:35:00Z" w16du:dateUtc="2025-03-19T05:05:00Z">
        <w:r w:rsidR="00E02DAD" w:rsidRPr="009818E2">
          <w:rPr>
            <w:rFonts w:ascii="Times New Roman" w:hAnsi="Times New Roman" w:cs="Times New Roman"/>
            <w:sz w:val="24"/>
            <w:szCs w:val="24"/>
          </w:rPr>
          <w:delText>agricultural</w:delText>
        </w:r>
      </w:del>
      <w:ins w:id="41" w:author="Microsoft Word" w:date="2025-03-19T10:35:00Z" w16du:dateUtc="2025-03-19T05:05:00Z">
        <w:r w:rsidR="00735F92">
          <w:rPr>
            <w:rFonts w:ascii="Times New Roman" w:hAnsi="Times New Roman" w:cs="Times New Roman"/>
            <w:sz w:val="24"/>
            <w:szCs w:val="24"/>
          </w:rPr>
          <w:t>Agri</w:t>
        </w:r>
        <w:r w:rsidR="00E02DAD" w:rsidRPr="003F2EF0">
          <w:rPr>
            <w:rFonts w:ascii="Times New Roman" w:hAnsi="Times New Roman" w:cs="Times New Roman"/>
            <w:sz w:val="24"/>
            <w:szCs w:val="24"/>
          </w:rPr>
          <w:t>cultural</w:t>
        </w:r>
      </w:ins>
      <w:r w:rsidR="00E02DAD" w:rsidRPr="003F2EF0">
        <w:rPr>
          <w:rFonts w:ascii="Times New Roman" w:hAnsi="Times New Roman" w:cs="Times New Roman"/>
          <w:sz w:val="24"/>
          <w:szCs w:val="24"/>
        </w:rPr>
        <w:t xml:space="preserve"> goods.</w:t>
      </w:r>
    </w:p>
    <w:p w14:paraId="533366A5" w14:textId="2F08F994" w:rsidR="001B53AF" w:rsidRPr="001B53AF" w:rsidRDefault="00E02DAD" w:rsidP="003F2EF0">
      <w:pPr>
        <w:pStyle w:val="ListParagraph"/>
        <w:numPr>
          <w:ilvl w:val="0"/>
          <w:numId w:val="14"/>
        </w:numPr>
        <w:jc w:val="both"/>
        <w:rPr>
          <w:rFonts w:ascii="Times New Roman" w:hAnsi="Times New Roman" w:cs="Times New Roman"/>
          <w:b/>
          <w:bCs/>
          <w:sz w:val="24"/>
          <w:szCs w:val="24"/>
        </w:rPr>
      </w:pPr>
      <w:r w:rsidRPr="001B53AF">
        <w:rPr>
          <w:rFonts w:ascii="Times New Roman" w:hAnsi="Times New Roman" w:cs="Times New Roman"/>
          <w:b/>
          <w:bCs/>
          <w:sz w:val="24"/>
          <w:szCs w:val="24"/>
        </w:rPr>
        <w:t>Reducing Rural-Urban Migration:</w:t>
      </w:r>
    </w:p>
    <w:p w14:paraId="75F5B58F" w14:textId="33D7C2B9" w:rsidR="00E02DAD" w:rsidRPr="003F2EF0" w:rsidRDefault="009818E2" w:rsidP="003F2EF0">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003F2EF0">
        <w:rPr>
          <w:rFonts w:ascii="Times New Roman" w:hAnsi="Times New Roman" w:cs="Times New Roman"/>
          <w:sz w:val="24"/>
          <w:szCs w:val="24"/>
        </w:rPr>
        <w:t xml:space="preserve">                </w:t>
      </w:r>
      <w:r w:rsidR="00E02DAD" w:rsidRPr="003F2EF0">
        <w:rPr>
          <w:rFonts w:ascii="Times New Roman" w:hAnsi="Times New Roman" w:cs="Times New Roman"/>
          <w:sz w:val="24"/>
          <w:szCs w:val="24"/>
        </w:rPr>
        <w:t xml:space="preserve">Youth and skilled </w:t>
      </w:r>
      <w:del w:id="42" w:author="Microsoft Word" w:date="2025-03-19T10:35:00Z" w16du:dateUtc="2025-03-19T05:05:00Z">
        <w:r w:rsidR="00E02DAD" w:rsidRPr="009818E2">
          <w:rPr>
            <w:rFonts w:ascii="Times New Roman" w:hAnsi="Times New Roman" w:cs="Times New Roman"/>
            <w:sz w:val="24"/>
            <w:szCs w:val="24"/>
          </w:rPr>
          <w:delText>labor</w:delText>
        </w:r>
      </w:del>
      <w:ins w:id="43" w:author="Microsoft Word" w:date="2025-03-19T10:35:00Z" w16du:dateUtc="2025-03-19T05:05:00Z">
        <w:r w:rsidR="001B53AF" w:rsidRPr="003F2EF0">
          <w:rPr>
            <w:rFonts w:ascii="Times New Roman" w:hAnsi="Times New Roman" w:cs="Times New Roman"/>
            <w:sz w:val="24"/>
            <w:szCs w:val="24"/>
          </w:rPr>
          <w:t>labour</w:t>
        </w:r>
      </w:ins>
      <w:r w:rsidR="00E02DAD" w:rsidRPr="003F2EF0">
        <w:rPr>
          <w:rFonts w:ascii="Times New Roman" w:hAnsi="Times New Roman" w:cs="Times New Roman"/>
          <w:sz w:val="24"/>
          <w:szCs w:val="24"/>
        </w:rPr>
        <w:t xml:space="preserve"> often migrate to urban areas in search of better opportunities and higher wages.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 xml:space="preserve">-based rural entrepreneurship counters this trend by creating local, sustainable job opportunities that encourage individuals, especially younger generations, to remain in their communities. With attractive entrepreneurial ventures such as organic farming, </w:t>
      </w:r>
      <w:del w:id="44" w:author="Microsoft Word" w:date="2025-03-19T10:35:00Z" w16du:dateUtc="2025-03-19T05:05:00Z">
        <w:r w:rsidR="00E02DAD" w:rsidRPr="009818E2">
          <w:rPr>
            <w:rFonts w:ascii="Times New Roman" w:hAnsi="Times New Roman" w:cs="Times New Roman"/>
            <w:sz w:val="24"/>
            <w:szCs w:val="24"/>
          </w:rPr>
          <w:delText>agro</w:delText>
        </w:r>
      </w:del>
      <w:ins w:id="45" w:author="Microsoft Word" w:date="2025-03-19T10:35:00Z" w16du:dateUtc="2025-03-19T05:05:00Z">
        <w:r w:rsidR="00735F92">
          <w:rPr>
            <w:rFonts w:ascii="Times New Roman" w:hAnsi="Times New Roman" w:cs="Times New Roman"/>
            <w:sz w:val="24"/>
            <w:szCs w:val="24"/>
          </w:rPr>
          <w:t>Agri</w:t>
        </w:r>
      </w:ins>
      <w:r w:rsidR="00E02DAD" w:rsidRPr="003F2EF0">
        <w:rPr>
          <w:rFonts w:ascii="Times New Roman" w:hAnsi="Times New Roman" w:cs="Times New Roman"/>
          <w:sz w:val="24"/>
          <w:szCs w:val="24"/>
        </w:rPr>
        <w:t xml:space="preserve">-processing, and value-added </w:t>
      </w:r>
      <w:del w:id="46" w:author="Microsoft Word" w:date="2025-03-19T10:35:00Z" w16du:dateUtc="2025-03-19T05:05:00Z">
        <w:r w:rsidR="00E02DAD" w:rsidRPr="009818E2">
          <w:rPr>
            <w:rFonts w:ascii="Times New Roman" w:hAnsi="Times New Roman" w:cs="Times New Roman"/>
            <w:sz w:val="24"/>
            <w:szCs w:val="24"/>
          </w:rPr>
          <w:delText>agricultural</w:delText>
        </w:r>
      </w:del>
      <w:ins w:id="47" w:author="Microsoft Word" w:date="2025-03-19T10:35:00Z" w16du:dateUtc="2025-03-19T05:05:00Z">
        <w:r w:rsidR="00735F92">
          <w:rPr>
            <w:rFonts w:ascii="Times New Roman" w:hAnsi="Times New Roman" w:cs="Times New Roman"/>
            <w:sz w:val="24"/>
            <w:szCs w:val="24"/>
          </w:rPr>
          <w:t>Agri</w:t>
        </w:r>
        <w:r w:rsidR="00E02DAD" w:rsidRPr="003F2EF0">
          <w:rPr>
            <w:rFonts w:ascii="Times New Roman" w:hAnsi="Times New Roman" w:cs="Times New Roman"/>
            <w:sz w:val="24"/>
            <w:szCs w:val="24"/>
          </w:rPr>
          <w:t>cultural</w:t>
        </w:r>
      </w:ins>
      <w:r w:rsidR="00E02DAD" w:rsidRPr="003F2EF0">
        <w:rPr>
          <w:rFonts w:ascii="Times New Roman" w:hAnsi="Times New Roman" w:cs="Times New Roman"/>
          <w:sz w:val="24"/>
          <w:szCs w:val="24"/>
        </w:rPr>
        <w:t xml:space="preserve"> businesses, young people can find meaningful work that offers them both financial stability and personal growth. This reduces the outflow of talent to cities and strengthens rural communities by retaining human resources that are crucial to the area’s development.</w:t>
      </w:r>
    </w:p>
    <w:p w14:paraId="6E43252F" w14:textId="1CF4F114" w:rsidR="00E02DAD" w:rsidRPr="001B53AF" w:rsidRDefault="00E02DAD" w:rsidP="003F2EF0">
      <w:pPr>
        <w:pStyle w:val="ListParagraph"/>
        <w:numPr>
          <w:ilvl w:val="0"/>
          <w:numId w:val="14"/>
        </w:numPr>
        <w:jc w:val="both"/>
        <w:rPr>
          <w:rFonts w:ascii="Times New Roman" w:hAnsi="Times New Roman" w:cs="Times New Roman"/>
          <w:b/>
          <w:bCs/>
          <w:sz w:val="24"/>
          <w:szCs w:val="24"/>
        </w:rPr>
      </w:pPr>
      <w:r w:rsidRPr="001B53AF">
        <w:rPr>
          <w:rFonts w:ascii="Times New Roman" w:hAnsi="Times New Roman" w:cs="Times New Roman"/>
          <w:b/>
          <w:bCs/>
          <w:sz w:val="24"/>
          <w:szCs w:val="24"/>
        </w:rPr>
        <w:t>Enhancing Food Security:</w:t>
      </w:r>
    </w:p>
    <w:p w14:paraId="20F66E31" w14:textId="138A1255" w:rsidR="00E02DAD" w:rsidRPr="003F2EF0" w:rsidRDefault="009818E2" w:rsidP="003F2EF0">
      <w:pPr>
        <w:jc w:val="both"/>
        <w:rPr>
          <w:rFonts w:ascii="Times New Roman" w:hAnsi="Times New Roman" w:cs="Times New Roman"/>
          <w:sz w:val="24"/>
          <w:szCs w:val="24"/>
        </w:rPr>
      </w:pPr>
      <w:r>
        <w:rPr>
          <w:rFonts w:ascii="Times New Roman" w:hAnsi="Times New Roman" w:cs="Times New Roman"/>
          <w:sz w:val="24"/>
          <w:szCs w:val="24"/>
        </w:rPr>
        <w:t xml:space="preserve">        </w:t>
      </w:r>
      <w:r w:rsidR="003F2EF0">
        <w:rPr>
          <w:rFonts w:ascii="Times New Roman" w:hAnsi="Times New Roman" w:cs="Times New Roman"/>
          <w:sz w:val="24"/>
          <w:szCs w:val="24"/>
        </w:rPr>
        <w:t xml:space="preserve">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 xml:space="preserve">-based rural entrepreneurs play a key role in enhancing food security by providing a consistent and diverse supply of locally grown food. By developing </w:t>
      </w:r>
      <w:del w:id="48" w:author="Microsoft Word" w:date="2025-03-19T10:35:00Z" w16du:dateUtc="2025-03-19T05:05:00Z">
        <w:r w:rsidR="00E02DAD" w:rsidRPr="009818E2">
          <w:rPr>
            <w:rFonts w:ascii="Times New Roman" w:hAnsi="Times New Roman" w:cs="Times New Roman"/>
            <w:sz w:val="24"/>
            <w:szCs w:val="24"/>
          </w:rPr>
          <w:delText>agricultural</w:delText>
        </w:r>
      </w:del>
      <w:ins w:id="49" w:author="Microsoft Word" w:date="2025-03-19T10:35:00Z" w16du:dateUtc="2025-03-19T05:05:00Z">
        <w:r w:rsidR="00735F92">
          <w:rPr>
            <w:rFonts w:ascii="Times New Roman" w:hAnsi="Times New Roman" w:cs="Times New Roman"/>
            <w:sz w:val="24"/>
            <w:szCs w:val="24"/>
          </w:rPr>
          <w:t>Agri</w:t>
        </w:r>
        <w:r w:rsidR="00E02DAD" w:rsidRPr="003F2EF0">
          <w:rPr>
            <w:rFonts w:ascii="Times New Roman" w:hAnsi="Times New Roman" w:cs="Times New Roman"/>
            <w:sz w:val="24"/>
            <w:szCs w:val="24"/>
          </w:rPr>
          <w:t>cultural</w:t>
        </w:r>
      </w:ins>
      <w:r w:rsidR="00E02DAD" w:rsidRPr="003F2EF0">
        <w:rPr>
          <w:rFonts w:ascii="Times New Roman" w:hAnsi="Times New Roman" w:cs="Times New Roman"/>
          <w:sz w:val="24"/>
          <w:szCs w:val="24"/>
        </w:rPr>
        <w:t xml:space="preserve"> businesses that focus on food production, processing, and distribution, they help reduce the dependency on external food sources or imports. This local production contributes to a more resilient food system, ensuring that the community has access to fresh, nutritious, and affordable food. Entrepreneurs who focus on sustainable farming practices and organic production also play an important role in safeguarding the environment while ensuring that food security is maintained, even during times of crisis, such as natural disasters or economic downturns.</w:t>
      </w:r>
    </w:p>
    <w:p w14:paraId="28EE19DB" w14:textId="57735386" w:rsidR="00E02DAD" w:rsidRPr="001B53AF" w:rsidRDefault="00E02DAD" w:rsidP="003F2EF0">
      <w:pPr>
        <w:pStyle w:val="ListParagraph"/>
        <w:numPr>
          <w:ilvl w:val="0"/>
          <w:numId w:val="14"/>
        </w:numPr>
        <w:jc w:val="both"/>
        <w:rPr>
          <w:rFonts w:ascii="Times New Roman" w:hAnsi="Times New Roman" w:cs="Times New Roman"/>
          <w:b/>
          <w:bCs/>
          <w:sz w:val="24"/>
          <w:szCs w:val="24"/>
        </w:rPr>
      </w:pPr>
      <w:r w:rsidRPr="001B53AF">
        <w:rPr>
          <w:rFonts w:ascii="Times New Roman" w:hAnsi="Times New Roman" w:cs="Times New Roman"/>
          <w:b/>
          <w:bCs/>
          <w:sz w:val="24"/>
          <w:szCs w:val="24"/>
        </w:rPr>
        <w:t>Improving Rural Infrastructure:</w:t>
      </w:r>
    </w:p>
    <w:p w14:paraId="5162A80C" w14:textId="1E51CFBE" w:rsidR="00E02DAD" w:rsidRPr="003F2EF0" w:rsidRDefault="003F2EF0" w:rsidP="003F2EF0">
      <w:pPr>
        <w:jc w:val="both"/>
        <w:rPr>
          <w:rFonts w:ascii="Times New Roman" w:hAnsi="Times New Roman" w:cs="Times New Roman"/>
          <w:sz w:val="24"/>
          <w:szCs w:val="24"/>
        </w:rPr>
      </w:pPr>
      <w:r>
        <w:rPr>
          <w:rFonts w:ascii="Times New Roman" w:hAnsi="Times New Roman" w:cs="Times New Roman"/>
          <w:sz w:val="24"/>
          <w:szCs w:val="24"/>
        </w:rPr>
        <w:t xml:space="preserve">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-based entrepreneurs often invest in and improve the rural infrastructure necessary for running successful businesses. These infrastructure improvements can include better roads for transporting goods, storage facilities to prevent spoilage, packaging units for processed products, and even market places where goods can be sold directly. By investing in rural infrastructure, entrepreneurs not only enhance the efficiency of their businesses but also benefit the broader community. These improvements attract further investments, promote trade, and make rural areas more appealing for future development projects, ultimately improving the overall standard of living.</w:t>
      </w:r>
    </w:p>
    <w:p w14:paraId="50D5A4C2" w14:textId="28872B8B" w:rsidR="00E02DAD" w:rsidRPr="001B53AF" w:rsidRDefault="00E02DAD" w:rsidP="003F2EF0">
      <w:pPr>
        <w:pStyle w:val="ListParagraph"/>
        <w:numPr>
          <w:ilvl w:val="0"/>
          <w:numId w:val="14"/>
        </w:numPr>
        <w:jc w:val="both"/>
        <w:rPr>
          <w:rFonts w:ascii="Times New Roman" w:hAnsi="Times New Roman" w:cs="Times New Roman"/>
          <w:b/>
          <w:bCs/>
          <w:sz w:val="24"/>
          <w:szCs w:val="24"/>
        </w:rPr>
      </w:pPr>
      <w:r w:rsidRPr="001B53AF">
        <w:rPr>
          <w:rFonts w:ascii="Times New Roman" w:hAnsi="Times New Roman" w:cs="Times New Roman"/>
          <w:b/>
          <w:bCs/>
          <w:sz w:val="24"/>
          <w:szCs w:val="24"/>
        </w:rPr>
        <w:t>Promoting Local Markets:</w:t>
      </w:r>
    </w:p>
    <w:p w14:paraId="2F1E7C7F" w14:textId="38838D51" w:rsidR="00E02DAD" w:rsidRPr="003F2EF0" w:rsidRDefault="00CE57FD" w:rsidP="003F2EF0">
      <w:pPr>
        <w:jc w:val="both"/>
        <w:rPr>
          <w:rFonts w:ascii="Times New Roman" w:hAnsi="Times New Roman" w:cs="Times New Roman"/>
          <w:sz w:val="24"/>
          <w:szCs w:val="24"/>
        </w:rPr>
      </w:pPr>
      <w:r>
        <w:rPr>
          <w:rFonts w:ascii="Times New Roman" w:hAnsi="Times New Roman" w:cs="Times New Roman"/>
          <w:sz w:val="24"/>
          <w:szCs w:val="24"/>
        </w:rPr>
        <w:t xml:space="preserve">    </w:t>
      </w:r>
      <w:r w:rsidR="003F2EF0">
        <w:rPr>
          <w:rFonts w:ascii="Times New Roman" w:hAnsi="Times New Roman" w:cs="Times New Roman"/>
          <w:sz w:val="24"/>
          <w:szCs w:val="24"/>
        </w:rPr>
        <w:t xml:space="preserve">                  </w:t>
      </w:r>
      <w:r w:rsidR="00E02DAD" w:rsidRPr="003F2EF0">
        <w:rPr>
          <w:rFonts w:ascii="Times New Roman" w:hAnsi="Times New Roman" w:cs="Times New Roman"/>
          <w:sz w:val="24"/>
          <w:szCs w:val="24"/>
        </w:rPr>
        <w:t xml:space="preserve">Rural entrepreneurs help create and expand local markets by providing fresh produce, organic goods, and value-added products that meet the needs of consumers. Local </w:t>
      </w:r>
      <w:r w:rsidR="00E02DAD" w:rsidRPr="003F2EF0">
        <w:rPr>
          <w:rFonts w:ascii="Times New Roman" w:hAnsi="Times New Roman" w:cs="Times New Roman"/>
          <w:sz w:val="24"/>
          <w:szCs w:val="24"/>
        </w:rPr>
        <w:lastRenderedPageBreak/>
        <w:t xml:space="preserve">markets allow rural farmers to sell directly to consumers, ensuring they receive a fair price for their products. Moreover, they create opportunities for rural communities to access fresh, healthy, and locally grown food, which is becoming increasingly desirable in urban areas. As these entrepreneurs foster local </w:t>
      </w:r>
      <w:del w:id="50" w:author="Microsoft Word" w:date="2025-03-19T10:35:00Z" w16du:dateUtc="2025-03-19T05:05:00Z">
        <w:r w:rsidR="00E02DAD" w:rsidRPr="009818E2">
          <w:rPr>
            <w:rFonts w:ascii="Times New Roman" w:hAnsi="Times New Roman" w:cs="Times New Roman"/>
            <w:sz w:val="24"/>
            <w:szCs w:val="24"/>
          </w:rPr>
          <w:delText>agricultural</w:delText>
        </w:r>
      </w:del>
      <w:ins w:id="51" w:author="Microsoft Word" w:date="2025-03-19T10:35:00Z" w16du:dateUtc="2025-03-19T05:05:00Z">
        <w:r w:rsidR="00735F92">
          <w:rPr>
            <w:rFonts w:ascii="Times New Roman" w:hAnsi="Times New Roman" w:cs="Times New Roman"/>
            <w:sz w:val="24"/>
            <w:szCs w:val="24"/>
          </w:rPr>
          <w:t>Agri</w:t>
        </w:r>
        <w:r w:rsidR="00E02DAD" w:rsidRPr="003F2EF0">
          <w:rPr>
            <w:rFonts w:ascii="Times New Roman" w:hAnsi="Times New Roman" w:cs="Times New Roman"/>
            <w:sz w:val="24"/>
            <w:szCs w:val="24"/>
          </w:rPr>
          <w:t>cultural</w:t>
        </w:r>
      </w:ins>
      <w:r w:rsidR="00E02DAD" w:rsidRPr="003F2EF0">
        <w:rPr>
          <w:rFonts w:ascii="Times New Roman" w:hAnsi="Times New Roman" w:cs="Times New Roman"/>
          <w:sz w:val="24"/>
          <w:szCs w:val="24"/>
        </w:rPr>
        <w:t xml:space="preserve"> production, they also contribute to the rise of local branding, which can attract niche markets, support organic farming trends, and cater to consumers’ growing preference for fresh, healthy, and sustainable food choices.</w:t>
      </w:r>
    </w:p>
    <w:p w14:paraId="3F9ADBB2" w14:textId="20418F0A" w:rsidR="00E02DAD" w:rsidRPr="003F2EF0" w:rsidRDefault="00E02DAD" w:rsidP="003F2EF0">
      <w:pPr>
        <w:pStyle w:val="ListParagraph"/>
        <w:numPr>
          <w:ilvl w:val="0"/>
          <w:numId w:val="14"/>
        </w:numPr>
        <w:jc w:val="both"/>
        <w:rPr>
          <w:rFonts w:ascii="Times New Roman" w:hAnsi="Times New Roman" w:cs="Times New Roman"/>
          <w:b/>
          <w:bCs/>
          <w:sz w:val="24"/>
          <w:szCs w:val="24"/>
        </w:rPr>
      </w:pPr>
      <w:r w:rsidRPr="003F2EF0">
        <w:rPr>
          <w:rFonts w:ascii="Times New Roman" w:hAnsi="Times New Roman" w:cs="Times New Roman"/>
          <w:b/>
          <w:bCs/>
          <w:sz w:val="24"/>
          <w:szCs w:val="24"/>
        </w:rPr>
        <w:t>Improved Livelihoods:</w:t>
      </w:r>
    </w:p>
    <w:p w14:paraId="32EB010C" w14:textId="1C476B7F" w:rsidR="00E02DAD" w:rsidRPr="003F2EF0" w:rsidRDefault="00CE57FD" w:rsidP="003F2EF0">
      <w:pPr>
        <w:jc w:val="both"/>
        <w:rPr>
          <w:rFonts w:ascii="Times New Roman" w:hAnsi="Times New Roman" w:cs="Times New Roman"/>
          <w:sz w:val="24"/>
          <w:szCs w:val="24"/>
        </w:rPr>
      </w:pPr>
      <w:r>
        <w:rPr>
          <w:rFonts w:ascii="Times New Roman" w:hAnsi="Times New Roman" w:cs="Times New Roman"/>
          <w:sz w:val="24"/>
          <w:szCs w:val="24"/>
        </w:rPr>
        <w:t xml:space="preserve">     </w:t>
      </w:r>
      <w:r w:rsidR="003F2EF0">
        <w:rPr>
          <w:rFonts w:ascii="Times New Roman" w:hAnsi="Times New Roman" w:cs="Times New Roman"/>
          <w:sz w:val="24"/>
          <w:szCs w:val="24"/>
        </w:rPr>
        <w:t xml:space="preserve">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 xml:space="preserve">-based entrepreneurship provides rural individuals, including farmers and local workers, with opportunities to diversify their income streams and improve their livelihoods. Many farmers face challenges due to fluctuating crop prices, poor yields, or unpredictable weather patterns. By starting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 xml:space="preserve">-based ventures such as processing, packaging, or even agro-tourism, individuals can supplement their income and stabilize their finances. Entrepreneurship in </w:t>
      </w:r>
      <w:del w:id="52" w:author="Microsoft Word" w:date="2025-03-19T10:35:00Z" w16du:dateUtc="2025-03-19T05:05:00Z">
        <w:r w:rsidR="00E02DAD" w:rsidRPr="00CE57FD">
          <w:rPr>
            <w:rFonts w:ascii="Times New Roman" w:hAnsi="Times New Roman" w:cs="Times New Roman"/>
            <w:sz w:val="24"/>
            <w:szCs w:val="24"/>
          </w:rPr>
          <w:delText>agriculture</w:delText>
        </w:r>
      </w:del>
      <w:ins w:id="53" w:author="Microsoft Word" w:date="2025-03-19T10:35:00Z" w16du:dateUtc="2025-03-19T05:05:00Z">
        <w:r w:rsidR="00735F92">
          <w:rPr>
            <w:rFonts w:ascii="Times New Roman" w:hAnsi="Times New Roman" w:cs="Times New Roman"/>
            <w:sz w:val="24"/>
            <w:szCs w:val="24"/>
          </w:rPr>
          <w:t>Agri</w:t>
        </w:r>
        <w:r w:rsidR="00E02DAD" w:rsidRPr="003F2EF0">
          <w:rPr>
            <w:rFonts w:ascii="Times New Roman" w:hAnsi="Times New Roman" w:cs="Times New Roman"/>
            <w:sz w:val="24"/>
            <w:szCs w:val="24"/>
          </w:rPr>
          <w:t>culture</w:t>
        </w:r>
      </w:ins>
      <w:r w:rsidR="00E02DAD" w:rsidRPr="003F2EF0">
        <w:rPr>
          <w:rFonts w:ascii="Times New Roman" w:hAnsi="Times New Roman" w:cs="Times New Roman"/>
          <w:sz w:val="24"/>
          <w:szCs w:val="24"/>
        </w:rPr>
        <w:t xml:space="preserve"> allows rural families to not only earn a living but also accumulate wealth through innovative and sustainable business models. This economic empowerment has a direct impact on improving health, education, and overall living standards for rural households.</w:t>
      </w:r>
    </w:p>
    <w:p w14:paraId="7C940AD6" w14:textId="18A82C8A" w:rsidR="00E02DAD" w:rsidRPr="003F2EF0" w:rsidRDefault="00E02DAD" w:rsidP="003F2EF0">
      <w:pPr>
        <w:pStyle w:val="ListParagraph"/>
        <w:numPr>
          <w:ilvl w:val="0"/>
          <w:numId w:val="14"/>
        </w:numPr>
        <w:jc w:val="both"/>
        <w:rPr>
          <w:rFonts w:ascii="Times New Roman" w:hAnsi="Times New Roman" w:cs="Times New Roman"/>
          <w:b/>
          <w:bCs/>
          <w:sz w:val="24"/>
          <w:szCs w:val="24"/>
        </w:rPr>
      </w:pPr>
      <w:r w:rsidRPr="003F2EF0">
        <w:rPr>
          <w:rFonts w:ascii="Times New Roman" w:hAnsi="Times New Roman" w:cs="Times New Roman"/>
          <w:b/>
          <w:bCs/>
          <w:sz w:val="24"/>
          <w:szCs w:val="24"/>
        </w:rPr>
        <w:t>Building Rural Communities:</w:t>
      </w:r>
    </w:p>
    <w:p w14:paraId="5670C002" w14:textId="448E76D3" w:rsidR="00E02DAD" w:rsidRPr="003F2EF0" w:rsidRDefault="00CE57FD" w:rsidP="003F2EF0">
      <w:pPr>
        <w:jc w:val="both"/>
        <w:rPr>
          <w:rFonts w:ascii="Times New Roman" w:hAnsi="Times New Roman" w:cs="Times New Roman"/>
          <w:sz w:val="24"/>
          <w:szCs w:val="24"/>
        </w:rPr>
      </w:pPr>
      <w:r>
        <w:rPr>
          <w:rFonts w:ascii="Times New Roman" w:hAnsi="Times New Roman" w:cs="Times New Roman"/>
          <w:sz w:val="24"/>
          <w:szCs w:val="24"/>
        </w:rPr>
        <w:t xml:space="preserve">     </w:t>
      </w:r>
      <w:r w:rsidR="003F2EF0">
        <w:rPr>
          <w:rFonts w:ascii="Times New Roman" w:hAnsi="Times New Roman" w:cs="Times New Roman"/>
          <w:sz w:val="24"/>
          <w:szCs w:val="24"/>
        </w:rPr>
        <w:t xml:space="preserve">                    </w:t>
      </w:r>
      <w:r w:rsidR="00735F92">
        <w:rPr>
          <w:rFonts w:ascii="Times New Roman" w:hAnsi="Times New Roman" w:cs="Times New Roman"/>
          <w:sz w:val="24"/>
          <w:szCs w:val="24"/>
        </w:rPr>
        <w:t>Agri</w:t>
      </w:r>
      <w:r w:rsidR="00E02DAD" w:rsidRPr="003F2EF0">
        <w:rPr>
          <w:rFonts w:ascii="Times New Roman" w:hAnsi="Times New Roman" w:cs="Times New Roman"/>
          <w:sz w:val="24"/>
          <w:szCs w:val="24"/>
        </w:rPr>
        <w:t xml:space="preserve">-based rural entrepreneurship fosters a sense of community and collaboration among local farmers, suppliers, and entrepreneurs. These ventures require the participation of various stakeholders, from farmers growing crops to local artisans processing and packaging them. Through these collaborations, entrepreneurs strengthen local networks, create community-driven initiatives, and help build social capital. Rural communities become more resilient, as individuals work together towards shared goals, such as improving </w:t>
      </w:r>
      <w:del w:id="54" w:author="Microsoft Word" w:date="2025-03-19T10:35:00Z" w16du:dateUtc="2025-03-19T05:05:00Z">
        <w:r w:rsidR="00E02DAD" w:rsidRPr="00CE57FD">
          <w:rPr>
            <w:rFonts w:ascii="Times New Roman" w:hAnsi="Times New Roman" w:cs="Times New Roman"/>
            <w:sz w:val="24"/>
            <w:szCs w:val="24"/>
          </w:rPr>
          <w:delText>agricultural</w:delText>
        </w:r>
      </w:del>
      <w:ins w:id="55" w:author="Microsoft Word" w:date="2025-03-19T10:35:00Z" w16du:dateUtc="2025-03-19T05:05:00Z">
        <w:r w:rsidR="00735F92">
          <w:rPr>
            <w:rFonts w:ascii="Times New Roman" w:hAnsi="Times New Roman" w:cs="Times New Roman"/>
            <w:sz w:val="24"/>
            <w:szCs w:val="24"/>
          </w:rPr>
          <w:t>Agri</w:t>
        </w:r>
        <w:r w:rsidR="00E02DAD" w:rsidRPr="003F2EF0">
          <w:rPr>
            <w:rFonts w:ascii="Times New Roman" w:hAnsi="Times New Roman" w:cs="Times New Roman"/>
            <w:sz w:val="24"/>
            <w:szCs w:val="24"/>
          </w:rPr>
          <w:t>cultural</w:t>
        </w:r>
      </w:ins>
      <w:r w:rsidR="00E02DAD" w:rsidRPr="003F2EF0">
        <w:rPr>
          <w:rFonts w:ascii="Times New Roman" w:hAnsi="Times New Roman" w:cs="Times New Roman"/>
          <w:sz w:val="24"/>
          <w:szCs w:val="24"/>
        </w:rPr>
        <w:t xml:space="preserve"> practices, reducing poverty, and ensuring food security. These strong community bonds create a positive environment for further innovation and development, contributing to the overall well-being of rural areas</w:t>
      </w:r>
    </w:p>
    <w:p w14:paraId="6A3EB942" w14:textId="1A6DE386" w:rsidR="005033E9" w:rsidRPr="00752DC2" w:rsidRDefault="00455ADF"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t xml:space="preserve">3.8 </w:t>
      </w:r>
      <w:r w:rsidR="00851D60" w:rsidRPr="00752DC2">
        <w:rPr>
          <w:rFonts w:ascii="Times New Roman" w:hAnsi="Times New Roman" w:cs="Times New Roman"/>
          <w:b/>
          <w:bCs/>
          <w:sz w:val="24"/>
          <w:szCs w:val="24"/>
        </w:rPr>
        <w:t xml:space="preserve">CHALLENGES OF </w:t>
      </w:r>
      <w:r w:rsidR="00735F92">
        <w:rPr>
          <w:rFonts w:ascii="Times New Roman" w:hAnsi="Times New Roman" w:cs="Times New Roman"/>
          <w:b/>
          <w:bCs/>
          <w:sz w:val="24"/>
          <w:szCs w:val="24"/>
        </w:rPr>
        <w:t>AGRI</w:t>
      </w:r>
      <w:r w:rsidR="00851D60" w:rsidRPr="00752DC2">
        <w:rPr>
          <w:rFonts w:ascii="Times New Roman" w:hAnsi="Times New Roman" w:cs="Times New Roman"/>
          <w:b/>
          <w:bCs/>
          <w:sz w:val="24"/>
          <w:szCs w:val="24"/>
        </w:rPr>
        <w:t xml:space="preserve"> BASED RURAL ENTREPRENEURS</w:t>
      </w:r>
    </w:p>
    <w:p w14:paraId="35BCC520" w14:textId="77777777" w:rsidR="009B691A" w:rsidRPr="00575306" w:rsidRDefault="00A95A8A" w:rsidP="00575306">
      <w:pPr>
        <w:pStyle w:val="ListParagraph"/>
        <w:numPr>
          <w:ilvl w:val="0"/>
          <w:numId w:val="15"/>
        </w:numPr>
        <w:jc w:val="both"/>
        <w:rPr>
          <w:rFonts w:ascii="Times New Roman" w:hAnsi="Times New Roman" w:cs="Times New Roman"/>
          <w:sz w:val="24"/>
          <w:szCs w:val="24"/>
        </w:rPr>
      </w:pPr>
      <w:r w:rsidRPr="00575306">
        <w:rPr>
          <w:rFonts w:ascii="Times New Roman" w:hAnsi="Times New Roman" w:cs="Times New Roman"/>
          <w:b/>
          <w:bCs/>
          <w:sz w:val="24"/>
          <w:szCs w:val="24"/>
        </w:rPr>
        <w:t>Lack of access to finance</w:t>
      </w:r>
      <w:r w:rsidRPr="00575306">
        <w:rPr>
          <w:rFonts w:ascii="Times New Roman" w:hAnsi="Times New Roman" w:cs="Times New Roman"/>
          <w:sz w:val="24"/>
          <w:szCs w:val="24"/>
        </w:rPr>
        <w:t>:</w:t>
      </w:r>
    </w:p>
    <w:p w14:paraId="1A0785BC" w14:textId="2798D814" w:rsidR="00AC7FD4" w:rsidRPr="00575306" w:rsidRDefault="00575306" w:rsidP="00575306">
      <w:pPr>
        <w:jc w:val="both"/>
        <w:rPr>
          <w:rFonts w:ascii="Times New Roman" w:hAnsi="Times New Roman" w:cs="Times New Roman"/>
          <w:sz w:val="24"/>
          <w:szCs w:val="24"/>
        </w:rPr>
      </w:pPr>
      <w:r>
        <w:rPr>
          <w:rFonts w:ascii="Times New Roman" w:hAnsi="Times New Roman" w:cs="Times New Roman"/>
          <w:sz w:val="24"/>
          <w:szCs w:val="24"/>
        </w:rPr>
        <w:t xml:space="preserve">             </w:t>
      </w:r>
      <w:r w:rsidR="0007297B" w:rsidRPr="0007297B">
        <w:rPr>
          <w:rFonts w:ascii="Times New Roman" w:hAnsi="Times New Roman" w:cs="Times New Roman"/>
          <w:sz w:val="24"/>
          <w:szCs w:val="24"/>
        </w:rPr>
        <w:t xml:space="preserve">          </w:t>
      </w:r>
      <w:r>
        <w:rPr>
          <w:rFonts w:ascii="Times New Roman" w:hAnsi="Times New Roman" w:cs="Times New Roman"/>
          <w:sz w:val="24"/>
          <w:szCs w:val="24"/>
        </w:rPr>
        <w:t xml:space="preserve">    R</w:t>
      </w:r>
      <w:r w:rsidR="00A95A8A" w:rsidRPr="00575306">
        <w:rPr>
          <w:rFonts w:ascii="Times New Roman" w:hAnsi="Times New Roman" w:cs="Times New Roman"/>
          <w:sz w:val="24"/>
          <w:szCs w:val="24"/>
        </w:rPr>
        <w:t>ural entrepreneurs often struggle to access adequate financial resources to start or expand their businesses. The lack of banking infrastructure, especially in remote areas, makes it difficult for rural entrepreneurs to get loans, grants, or other financial support. Furthermore, high-interest rates, collateral requirements, and the absence of financial literacy among rural populations make it even harder to secure the capital needed for their ventures. This results in limited investment in modern technologies or business expansion.</w:t>
      </w:r>
    </w:p>
    <w:p w14:paraId="4D1AB798" w14:textId="77777777" w:rsidR="009B691A" w:rsidRPr="00575306" w:rsidRDefault="00A95A8A" w:rsidP="00575306">
      <w:pPr>
        <w:pStyle w:val="ListParagraph"/>
        <w:numPr>
          <w:ilvl w:val="0"/>
          <w:numId w:val="15"/>
        </w:numPr>
        <w:jc w:val="both"/>
        <w:rPr>
          <w:rFonts w:ascii="Times New Roman" w:hAnsi="Times New Roman" w:cs="Times New Roman"/>
          <w:b/>
          <w:bCs/>
          <w:sz w:val="24"/>
          <w:szCs w:val="24"/>
        </w:rPr>
      </w:pPr>
      <w:r w:rsidRPr="00575306">
        <w:rPr>
          <w:rFonts w:ascii="Times New Roman" w:hAnsi="Times New Roman" w:cs="Times New Roman"/>
          <w:b/>
          <w:bCs/>
          <w:sz w:val="24"/>
          <w:szCs w:val="24"/>
        </w:rPr>
        <w:t>Inadequate infrastructure:</w:t>
      </w:r>
    </w:p>
    <w:p w14:paraId="4F91FE95" w14:textId="0F6F7B41" w:rsidR="00BD1B53" w:rsidRPr="0007297B" w:rsidRDefault="00575306" w:rsidP="00575306">
      <w:pPr>
        <w:jc w:val="both"/>
        <w:rPr>
          <w:rFonts w:ascii="Times New Roman" w:hAnsi="Times New Roman" w:cs="Times New Roman"/>
          <w:b/>
          <w:sz w:val="24"/>
          <w:szCs w:val="24"/>
        </w:rPr>
      </w:pPr>
      <w:r>
        <w:rPr>
          <w:rFonts w:ascii="Times New Roman" w:hAnsi="Times New Roman" w:cs="Times New Roman"/>
          <w:sz w:val="24"/>
          <w:szCs w:val="24"/>
        </w:rPr>
        <w:t xml:space="preserve">            </w:t>
      </w:r>
      <w:r w:rsidR="0007297B" w:rsidRPr="0007297B">
        <w:rPr>
          <w:rFonts w:ascii="Times New Roman" w:hAnsi="Times New Roman" w:cs="Times New Roman"/>
          <w:sz w:val="24"/>
          <w:szCs w:val="24"/>
        </w:rPr>
        <w:t xml:space="preserve">         </w:t>
      </w:r>
      <w:r>
        <w:rPr>
          <w:rFonts w:ascii="Times New Roman" w:hAnsi="Times New Roman" w:cs="Times New Roman"/>
          <w:sz w:val="24"/>
          <w:szCs w:val="24"/>
        </w:rPr>
        <w:t xml:space="preserve">      R</w:t>
      </w:r>
      <w:r w:rsidR="00A95A8A" w:rsidRPr="00575306">
        <w:rPr>
          <w:rFonts w:ascii="Times New Roman" w:hAnsi="Times New Roman" w:cs="Times New Roman"/>
          <w:sz w:val="24"/>
          <w:szCs w:val="24"/>
        </w:rPr>
        <w:t xml:space="preserve">ural areas frequently suffer from poor infrastructure, which hinders the growth of </w:t>
      </w:r>
      <w:r w:rsidR="00735F92">
        <w:rPr>
          <w:rFonts w:ascii="Times New Roman" w:hAnsi="Times New Roman" w:cs="Times New Roman"/>
          <w:sz w:val="24"/>
          <w:szCs w:val="24"/>
        </w:rPr>
        <w:t>Agri</w:t>
      </w:r>
      <w:r w:rsidR="00A95A8A" w:rsidRPr="00575306">
        <w:rPr>
          <w:rFonts w:ascii="Times New Roman" w:hAnsi="Times New Roman" w:cs="Times New Roman"/>
          <w:sz w:val="24"/>
          <w:szCs w:val="24"/>
        </w:rPr>
        <w:t xml:space="preserve">-based businesses. Inadequate roads, poor transportation networks, limited access to electricity, and a lack of proper storage facilities for </w:t>
      </w:r>
      <w:r w:rsidR="00735F92">
        <w:rPr>
          <w:rFonts w:ascii="Times New Roman" w:hAnsi="Times New Roman" w:cs="Times New Roman"/>
          <w:sz w:val="24"/>
          <w:szCs w:val="24"/>
        </w:rPr>
        <w:t>Agri</w:t>
      </w:r>
      <w:r w:rsidR="00A95A8A" w:rsidRPr="00575306">
        <w:rPr>
          <w:rFonts w:ascii="Times New Roman" w:hAnsi="Times New Roman" w:cs="Times New Roman"/>
          <w:sz w:val="24"/>
          <w:szCs w:val="24"/>
        </w:rPr>
        <w:t>cultural products lead to high transportation costs, wastage of produce, and reduced product quality. Without reliable infrastructure, entrepreneurs struggle to connect with markets, reduce costs, and ensure the timely delivery of products.</w:t>
      </w:r>
    </w:p>
    <w:p w14:paraId="37942EA1" w14:textId="77777777" w:rsidR="009B691A" w:rsidRPr="00575306" w:rsidRDefault="00A95A8A" w:rsidP="00575306">
      <w:pPr>
        <w:pStyle w:val="ListParagraph"/>
        <w:numPr>
          <w:ilvl w:val="0"/>
          <w:numId w:val="15"/>
        </w:numPr>
        <w:jc w:val="both"/>
        <w:rPr>
          <w:rFonts w:ascii="Times New Roman" w:hAnsi="Times New Roman" w:cs="Times New Roman"/>
          <w:sz w:val="24"/>
          <w:szCs w:val="24"/>
        </w:rPr>
      </w:pPr>
      <w:r w:rsidRPr="00575306">
        <w:rPr>
          <w:rFonts w:ascii="Times New Roman" w:hAnsi="Times New Roman" w:cs="Times New Roman"/>
          <w:b/>
          <w:bCs/>
          <w:sz w:val="24"/>
          <w:szCs w:val="24"/>
        </w:rPr>
        <w:t>Limited access to technology</w:t>
      </w:r>
      <w:r w:rsidRPr="00575306">
        <w:rPr>
          <w:rFonts w:ascii="Times New Roman" w:hAnsi="Times New Roman" w:cs="Times New Roman"/>
          <w:sz w:val="24"/>
          <w:szCs w:val="24"/>
        </w:rPr>
        <w:t>:</w:t>
      </w:r>
    </w:p>
    <w:p w14:paraId="1C528A06" w14:textId="15D549A3" w:rsidR="00B90920" w:rsidRPr="00575306" w:rsidRDefault="00575306" w:rsidP="0057530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7297B" w:rsidRPr="0007297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75306">
        <w:rPr>
          <w:rFonts w:ascii="Times New Roman" w:hAnsi="Times New Roman" w:cs="Times New Roman"/>
          <w:sz w:val="24"/>
          <w:szCs w:val="24"/>
        </w:rPr>
        <w:t>T</w:t>
      </w:r>
      <w:r w:rsidR="00A95A8A" w:rsidRPr="00575306">
        <w:rPr>
          <w:rFonts w:ascii="Times New Roman" w:hAnsi="Times New Roman" w:cs="Times New Roman"/>
          <w:sz w:val="24"/>
          <w:szCs w:val="24"/>
        </w:rPr>
        <w:t xml:space="preserve">echnology plays a key role in enhancing </w:t>
      </w:r>
      <w:r w:rsidR="00735F92">
        <w:rPr>
          <w:rFonts w:ascii="Times New Roman" w:hAnsi="Times New Roman" w:cs="Times New Roman"/>
          <w:sz w:val="24"/>
          <w:szCs w:val="24"/>
        </w:rPr>
        <w:t>Agri</w:t>
      </w:r>
      <w:r w:rsidR="00A95A8A" w:rsidRPr="00575306">
        <w:rPr>
          <w:rFonts w:ascii="Times New Roman" w:hAnsi="Times New Roman" w:cs="Times New Roman"/>
          <w:sz w:val="24"/>
          <w:szCs w:val="24"/>
        </w:rPr>
        <w:t xml:space="preserve">cultural productivity and efficiency. Unfortunately, many rural entrepreneurs lack access to modern farming techniques, equipment, and information. Limited knowledge of or access to </w:t>
      </w:r>
      <w:r w:rsidR="00735F92">
        <w:rPr>
          <w:rFonts w:ascii="Times New Roman" w:hAnsi="Times New Roman" w:cs="Times New Roman"/>
          <w:sz w:val="24"/>
          <w:szCs w:val="24"/>
        </w:rPr>
        <w:t>Agri</w:t>
      </w:r>
      <w:r w:rsidR="00A95A8A" w:rsidRPr="00575306">
        <w:rPr>
          <w:rFonts w:ascii="Times New Roman" w:hAnsi="Times New Roman" w:cs="Times New Roman"/>
          <w:sz w:val="24"/>
          <w:szCs w:val="24"/>
        </w:rPr>
        <w:t>cultural technologies like irrigation systems, machinery, automation tools, or mobile applications can significantly reduce productivity. Entrepreneurs also miss out on opportunities to adopt innovations that could help them increase yield, improve crop quality, or reduce costs.</w:t>
      </w:r>
    </w:p>
    <w:p w14:paraId="70053312" w14:textId="77777777" w:rsidR="009B691A" w:rsidRPr="00575306" w:rsidRDefault="00A95A8A" w:rsidP="00575306">
      <w:pPr>
        <w:pStyle w:val="ListParagraph"/>
        <w:numPr>
          <w:ilvl w:val="0"/>
          <w:numId w:val="15"/>
        </w:numPr>
        <w:jc w:val="both"/>
        <w:rPr>
          <w:rFonts w:ascii="Times New Roman" w:hAnsi="Times New Roman" w:cs="Times New Roman"/>
          <w:sz w:val="24"/>
          <w:szCs w:val="24"/>
        </w:rPr>
      </w:pPr>
      <w:r w:rsidRPr="00575306">
        <w:rPr>
          <w:rFonts w:ascii="Times New Roman" w:hAnsi="Times New Roman" w:cs="Times New Roman"/>
          <w:b/>
          <w:bCs/>
          <w:sz w:val="24"/>
          <w:szCs w:val="24"/>
        </w:rPr>
        <w:t>Lack of skilled workforce</w:t>
      </w:r>
      <w:r w:rsidRPr="00575306">
        <w:rPr>
          <w:rFonts w:ascii="Times New Roman" w:hAnsi="Times New Roman" w:cs="Times New Roman"/>
          <w:sz w:val="24"/>
          <w:szCs w:val="24"/>
        </w:rPr>
        <w:t>:</w:t>
      </w:r>
    </w:p>
    <w:p w14:paraId="6121466B" w14:textId="15CFE350" w:rsidR="00171A08" w:rsidRPr="00575306" w:rsidRDefault="00575306" w:rsidP="00575306">
      <w:pPr>
        <w:jc w:val="both"/>
        <w:rPr>
          <w:rFonts w:ascii="Times New Roman" w:hAnsi="Times New Roman" w:cs="Times New Roman"/>
          <w:sz w:val="24"/>
          <w:szCs w:val="24"/>
        </w:rPr>
      </w:pPr>
      <w:r>
        <w:rPr>
          <w:rFonts w:ascii="Times New Roman" w:hAnsi="Times New Roman" w:cs="Times New Roman"/>
          <w:sz w:val="24"/>
          <w:szCs w:val="24"/>
        </w:rPr>
        <w:t xml:space="preserve">          </w:t>
      </w:r>
      <w:r w:rsidR="0007297B" w:rsidRPr="0007297B">
        <w:rPr>
          <w:rFonts w:ascii="Times New Roman" w:hAnsi="Times New Roman" w:cs="Times New Roman"/>
          <w:sz w:val="24"/>
          <w:szCs w:val="24"/>
        </w:rPr>
        <w:t xml:space="preserve">     </w:t>
      </w:r>
      <w:r>
        <w:rPr>
          <w:rFonts w:ascii="Times New Roman" w:hAnsi="Times New Roman" w:cs="Times New Roman"/>
          <w:sz w:val="24"/>
          <w:szCs w:val="24"/>
        </w:rPr>
        <w:t xml:space="preserve">      T</w:t>
      </w:r>
      <w:r w:rsidR="00A95A8A" w:rsidRPr="00575306">
        <w:rPr>
          <w:rFonts w:ascii="Times New Roman" w:hAnsi="Times New Roman" w:cs="Times New Roman"/>
          <w:sz w:val="24"/>
          <w:szCs w:val="24"/>
        </w:rPr>
        <w:t xml:space="preserve">here is often a shortage of skilled labor in rural areas, especially for specialized </w:t>
      </w:r>
      <w:r w:rsidR="00735F92">
        <w:rPr>
          <w:rFonts w:ascii="Times New Roman" w:hAnsi="Times New Roman" w:cs="Times New Roman"/>
          <w:sz w:val="24"/>
          <w:szCs w:val="24"/>
        </w:rPr>
        <w:t>Agri</w:t>
      </w:r>
      <w:r w:rsidR="00A95A8A" w:rsidRPr="00575306">
        <w:rPr>
          <w:rFonts w:ascii="Times New Roman" w:hAnsi="Times New Roman" w:cs="Times New Roman"/>
          <w:sz w:val="24"/>
          <w:szCs w:val="24"/>
        </w:rPr>
        <w:t xml:space="preserve">cultural tasks like organic farming, animal husbandry, or advanced </w:t>
      </w:r>
      <w:r w:rsidR="00735F92">
        <w:rPr>
          <w:rFonts w:ascii="Times New Roman" w:hAnsi="Times New Roman" w:cs="Times New Roman"/>
          <w:sz w:val="24"/>
          <w:szCs w:val="24"/>
        </w:rPr>
        <w:t>Agri</w:t>
      </w:r>
      <w:r w:rsidR="00A95A8A" w:rsidRPr="00575306">
        <w:rPr>
          <w:rFonts w:ascii="Times New Roman" w:hAnsi="Times New Roman" w:cs="Times New Roman"/>
          <w:sz w:val="24"/>
          <w:szCs w:val="24"/>
        </w:rPr>
        <w:t xml:space="preserve">cultural practices. The younger generation in rural areas tends to migrate to urban centers in search of better opportunities, leaving behind an aging workforce. This leads to a lack of skilled workers who can operate modern </w:t>
      </w:r>
      <w:r w:rsidR="00735F92">
        <w:rPr>
          <w:rFonts w:ascii="Times New Roman" w:hAnsi="Times New Roman" w:cs="Times New Roman"/>
          <w:sz w:val="24"/>
          <w:szCs w:val="24"/>
        </w:rPr>
        <w:t>Agri</w:t>
      </w:r>
      <w:r w:rsidR="00A95A8A" w:rsidRPr="00575306">
        <w:rPr>
          <w:rFonts w:ascii="Times New Roman" w:hAnsi="Times New Roman" w:cs="Times New Roman"/>
          <w:sz w:val="24"/>
          <w:szCs w:val="24"/>
        </w:rPr>
        <w:t xml:space="preserve">cultural equipment, manage innovative farming practices, or run value-added </w:t>
      </w:r>
      <w:r w:rsidR="00735F92">
        <w:rPr>
          <w:rFonts w:ascii="Times New Roman" w:hAnsi="Times New Roman" w:cs="Times New Roman"/>
          <w:sz w:val="24"/>
          <w:szCs w:val="24"/>
        </w:rPr>
        <w:t>Agri</w:t>
      </w:r>
      <w:r w:rsidR="00A95A8A" w:rsidRPr="00575306">
        <w:rPr>
          <w:rFonts w:ascii="Times New Roman" w:hAnsi="Times New Roman" w:cs="Times New Roman"/>
          <w:sz w:val="24"/>
          <w:szCs w:val="24"/>
        </w:rPr>
        <w:t>-businesses.</w:t>
      </w:r>
    </w:p>
    <w:p w14:paraId="2E01CE47" w14:textId="77777777" w:rsidR="00575306" w:rsidRDefault="00A95A8A" w:rsidP="00575306">
      <w:pPr>
        <w:pStyle w:val="ListParagraph"/>
        <w:numPr>
          <w:ilvl w:val="0"/>
          <w:numId w:val="15"/>
        </w:numPr>
        <w:jc w:val="both"/>
        <w:rPr>
          <w:rFonts w:ascii="Times New Roman" w:hAnsi="Times New Roman" w:cs="Times New Roman"/>
          <w:sz w:val="24"/>
          <w:szCs w:val="24"/>
        </w:rPr>
      </w:pPr>
      <w:r w:rsidRPr="00575306">
        <w:rPr>
          <w:rFonts w:ascii="Times New Roman" w:hAnsi="Times New Roman" w:cs="Times New Roman"/>
          <w:b/>
          <w:bCs/>
          <w:sz w:val="24"/>
          <w:szCs w:val="24"/>
        </w:rPr>
        <w:t>Low market connectivity</w:t>
      </w:r>
      <w:r w:rsidRPr="00575306">
        <w:rPr>
          <w:rFonts w:ascii="Times New Roman" w:hAnsi="Times New Roman" w:cs="Times New Roman"/>
          <w:sz w:val="24"/>
          <w:szCs w:val="24"/>
        </w:rPr>
        <w:t>:</w:t>
      </w:r>
    </w:p>
    <w:p w14:paraId="76AC23BF" w14:textId="3C367790" w:rsidR="00171A08" w:rsidRPr="00575306" w:rsidRDefault="00575306" w:rsidP="00575306">
      <w:pPr>
        <w:jc w:val="both"/>
        <w:rPr>
          <w:rFonts w:ascii="Times New Roman" w:hAnsi="Times New Roman" w:cs="Times New Roman"/>
          <w:sz w:val="24"/>
          <w:szCs w:val="24"/>
        </w:rPr>
      </w:pPr>
      <w:r>
        <w:rPr>
          <w:rFonts w:ascii="Times New Roman" w:hAnsi="Times New Roman" w:cs="Times New Roman"/>
          <w:sz w:val="24"/>
          <w:szCs w:val="24"/>
        </w:rPr>
        <w:t xml:space="preserve">          </w:t>
      </w:r>
      <w:r w:rsidR="0007297B" w:rsidRPr="0007297B">
        <w:rPr>
          <w:rFonts w:ascii="Times New Roman" w:hAnsi="Times New Roman" w:cs="Times New Roman"/>
          <w:sz w:val="24"/>
          <w:szCs w:val="24"/>
        </w:rPr>
        <w:t xml:space="preserve">       </w:t>
      </w:r>
      <w:r>
        <w:rPr>
          <w:rFonts w:ascii="Times New Roman" w:hAnsi="Times New Roman" w:cs="Times New Roman"/>
          <w:sz w:val="24"/>
          <w:szCs w:val="24"/>
        </w:rPr>
        <w:t xml:space="preserve">         P</w:t>
      </w:r>
      <w:r w:rsidR="00A95A8A" w:rsidRPr="00575306">
        <w:rPr>
          <w:rFonts w:ascii="Times New Roman" w:hAnsi="Times New Roman" w:cs="Times New Roman"/>
          <w:sz w:val="24"/>
          <w:szCs w:val="24"/>
        </w:rPr>
        <w:t>oor connectivity and limited access to markets are significant challenges for rural entrepreneurs. In many rural areas, entrepreneurs struggle to access larger regional, national, or international markets for their products due to insufficient transportation or communication networks. Without proper access to wider markets, their products often get stuck in local markets, limiting their growth potential and affecting their ability to scale their business.</w:t>
      </w:r>
    </w:p>
    <w:p w14:paraId="79F03795" w14:textId="77777777" w:rsidR="009B691A" w:rsidRPr="00575306" w:rsidRDefault="005F3E15" w:rsidP="00575306">
      <w:pPr>
        <w:pStyle w:val="ListParagraph"/>
        <w:numPr>
          <w:ilvl w:val="0"/>
          <w:numId w:val="15"/>
        </w:numPr>
        <w:jc w:val="both"/>
        <w:rPr>
          <w:rFonts w:ascii="Times New Roman" w:hAnsi="Times New Roman" w:cs="Times New Roman"/>
          <w:sz w:val="24"/>
          <w:szCs w:val="24"/>
        </w:rPr>
      </w:pPr>
      <w:r w:rsidRPr="00575306">
        <w:rPr>
          <w:rFonts w:ascii="Times New Roman" w:hAnsi="Times New Roman" w:cs="Times New Roman"/>
          <w:b/>
          <w:bCs/>
          <w:sz w:val="24"/>
          <w:szCs w:val="24"/>
        </w:rPr>
        <w:t>Climate Change and Environmental Risks</w:t>
      </w:r>
      <w:r w:rsidRPr="00575306">
        <w:rPr>
          <w:rFonts w:ascii="Times New Roman" w:hAnsi="Times New Roman" w:cs="Times New Roman"/>
          <w:sz w:val="24"/>
          <w:szCs w:val="24"/>
        </w:rPr>
        <w:t>:</w:t>
      </w:r>
    </w:p>
    <w:p w14:paraId="2B74361E" w14:textId="27E2E7AE" w:rsidR="00A95A8A" w:rsidRPr="00575306" w:rsidRDefault="00575306" w:rsidP="00575306">
      <w:pPr>
        <w:jc w:val="both"/>
        <w:rPr>
          <w:rFonts w:ascii="Times New Roman" w:hAnsi="Times New Roman" w:cs="Times New Roman"/>
          <w:sz w:val="24"/>
          <w:szCs w:val="24"/>
        </w:rPr>
      </w:pPr>
      <w:r>
        <w:rPr>
          <w:rFonts w:ascii="Times New Roman" w:hAnsi="Times New Roman" w:cs="Times New Roman"/>
          <w:sz w:val="24"/>
          <w:szCs w:val="24"/>
        </w:rPr>
        <w:t xml:space="preserve">                  </w:t>
      </w:r>
      <w:r w:rsidR="00735F92">
        <w:rPr>
          <w:rFonts w:ascii="Times New Roman" w:hAnsi="Times New Roman" w:cs="Times New Roman"/>
          <w:sz w:val="24"/>
          <w:szCs w:val="24"/>
        </w:rPr>
        <w:t>Agri</w:t>
      </w:r>
      <w:r w:rsidR="005F3E15" w:rsidRPr="00575306">
        <w:rPr>
          <w:rFonts w:ascii="Times New Roman" w:hAnsi="Times New Roman" w:cs="Times New Roman"/>
          <w:sz w:val="24"/>
          <w:szCs w:val="24"/>
        </w:rPr>
        <w:t xml:space="preserve">culture is highly dependent on environmental conditions, and rural entrepreneurs are vulnerable to the impacts of climate change. Erratic weather patterns, such as droughts, floods, or unpredictable rainfall, can destroy crops and reduce </w:t>
      </w:r>
      <w:r w:rsidR="00735F92">
        <w:rPr>
          <w:rFonts w:ascii="Times New Roman" w:hAnsi="Times New Roman" w:cs="Times New Roman"/>
          <w:sz w:val="24"/>
          <w:szCs w:val="24"/>
        </w:rPr>
        <w:t>Agri</w:t>
      </w:r>
      <w:r w:rsidR="005F3E15" w:rsidRPr="00575306">
        <w:rPr>
          <w:rFonts w:ascii="Times New Roman" w:hAnsi="Times New Roman" w:cs="Times New Roman"/>
          <w:sz w:val="24"/>
          <w:szCs w:val="24"/>
        </w:rPr>
        <w:t>cultural productivity. Moreover, climate change can also lead to an increase in pests and diseases, making it harder for rural businesses to survive. This environmental uncertainty adds another layer of risk for rural entrepreneurs.</w:t>
      </w:r>
    </w:p>
    <w:p w14:paraId="2F874D88" w14:textId="77777777" w:rsidR="00911245" w:rsidRPr="00575306" w:rsidRDefault="005F105E" w:rsidP="00575306">
      <w:pPr>
        <w:pStyle w:val="ListParagraph"/>
        <w:numPr>
          <w:ilvl w:val="0"/>
          <w:numId w:val="15"/>
        </w:numPr>
        <w:jc w:val="both"/>
        <w:rPr>
          <w:rFonts w:ascii="Times New Roman" w:hAnsi="Times New Roman" w:cs="Times New Roman"/>
          <w:sz w:val="24"/>
          <w:szCs w:val="24"/>
        </w:rPr>
      </w:pPr>
      <w:r w:rsidRPr="00575306">
        <w:rPr>
          <w:rFonts w:ascii="Times New Roman" w:hAnsi="Times New Roman" w:cs="Times New Roman"/>
          <w:b/>
          <w:bCs/>
          <w:sz w:val="24"/>
          <w:szCs w:val="24"/>
        </w:rPr>
        <w:t>Lack of Business Mentorship</w:t>
      </w:r>
      <w:r w:rsidR="00911245" w:rsidRPr="00575306">
        <w:rPr>
          <w:rFonts w:ascii="Times New Roman" w:hAnsi="Times New Roman" w:cs="Times New Roman"/>
          <w:sz w:val="24"/>
          <w:szCs w:val="24"/>
        </w:rPr>
        <w:t>:</w:t>
      </w:r>
    </w:p>
    <w:p w14:paraId="61B4A63D" w14:textId="3D6FCEBD" w:rsidR="005F3E15" w:rsidRPr="00575306" w:rsidRDefault="00575306" w:rsidP="00575306">
      <w:pPr>
        <w:jc w:val="both"/>
        <w:rPr>
          <w:rFonts w:ascii="Times New Roman" w:hAnsi="Times New Roman" w:cs="Times New Roman"/>
          <w:sz w:val="24"/>
          <w:szCs w:val="24"/>
        </w:rPr>
      </w:pPr>
      <w:r>
        <w:rPr>
          <w:rFonts w:ascii="Times New Roman" w:hAnsi="Times New Roman" w:cs="Times New Roman"/>
          <w:sz w:val="24"/>
          <w:szCs w:val="24"/>
        </w:rPr>
        <w:t xml:space="preserve">          </w:t>
      </w:r>
      <w:r w:rsidR="0007297B" w:rsidRPr="0007297B">
        <w:rPr>
          <w:rFonts w:ascii="Times New Roman" w:hAnsi="Times New Roman" w:cs="Times New Roman"/>
          <w:sz w:val="24"/>
          <w:szCs w:val="24"/>
        </w:rPr>
        <w:t xml:space="preserve">            </w:t>
      </w:r>
      <w:r>
        <w:rPr>
          <w:rFonts w:ascii="Times New Roman" w:hAnsi="Times New Roman" w:cs="Times New Roman"/>
          <w:sz w:val="24"/>
          <w:szCs w:val="24"/>
        </w:rPr>
        <w:t xml:space="preserve">   R</w:t>
      </w:r>
      <w:r w:rsidR="005F105E" w:rsidRPr="00575306">
        <w:rPr>
          <w:rFonts w:ascii="Times New Roman" w:hAnsi="Times New Roman" w:cs="Times New Roman"/>
          <w:sz w:val="24"/>
          <w:szCs w:val="24"/>
        </w:rPr>
        <w:t>ural entrepreneurs don’t have experienced people to guide them. Mentors can offer advice, share knowledge, and help entrepreneurs solve problems. Without this support, they may face difficulties in making smart business decisions. It can also make it harder to grow their business or improve operations. Without guidance, they may make costly mistakes. Having a mentor helps entrepreneurs build confidence and succeed in their ventures.</w:t>
      </w:r>
    </w:p>
    <w:p w14:paraId="6CE3362C" w14:textId="77777777" w:rsidR="00AE6B53" w:rsidRPr="00575306" w:rsidRDefault="00B87BBA" w:rsidP="00575306">
      <w:pPr>
        <w:pStyle w:val="ListParagraph"/>
        <w:numPr>
          <w:ilvl w:val="0"/>
          <w:numId w:val="15"/>
        </w:numPr>
        <w:jc w:val="both"/>
        <w:rPr>
          <w:rFonts w:ascii="Times New Roman" w:hAnsi="Times New Roman" w:cs="Times New Roman"/>
          <w:b/>
          <w:bCs/>
          <w:sz w:val="24"/>
          <w:szCs w:val="24"/>
        </w:rPr>
      </w:pPr>
      <w:r w:rsidRPr="00575306">
        <w:rPr>
          <w:rFonts w:ascii="Times New Roman" w:hAnsi="Times New Roman" w:cs="Times New Roman"/>
          <w:b/>
          <w:bCs/>
          <w:sz w:val="24"/>
          <w:szCs w:val="24"/>
        </w:rPr>
        <w:t>Family Challenges</w:t>
      </w:r>
      <w:r w:rsidR="00AE6B53" w:rsidRPr="00575306">
        <w:rPr>
          <w:rFonts w:ascii="Times New Roman" w:hAnsi="Times New Roman" w:cs="Times New Roman"/>
          <w:b/>
          <w:bCs/>
          <w:sz w:val="24"/>
          <w:szCs w:val="24"/>
        </w:rPr>
        <w:t>:</w:t>
      </w:r>
    </w:p>
    <w:p w14:paraId="789B5A4A" w14:textId="469B765A" w:rsidR="00371809" w:rsidRPr="00575306" w:rsidRDefault="00575306" w:rsidP="00575306">
      <w:pPr>
        <w:jc w:val="both"/>
        <w:rPr>
          <w:rFonts w:ascii="Times New Roman" w:hAnsi="Times New Roman" w:cs="Times New Roman"/>
          <w:sz w:val="24"/>
          <w:szCs w:val="24"/>
        </w:rPr>
      </w:pPr>
      <w:r>
        <w:rPr>
          <w:rFonts w:ascii="Times New Roman" w:hAnsi="Times New Roman" w:cs="Times New Roman"/>
          <w:sz w:val="24"/>
          <w:szCs w:val="24"/>
        </w:rPr>
        <w:t xml:space="preserve">                </w:t>
      </w:r>
      <w:r w:rsidR="00735F92">
        <w:rPr>
          <w:rFonts w:ascii="Times New Roman" w:hAnsi="Times New Roman" w:cs="Times New Roman"/>
          <w:sz w:val="24"/>
          <w:szCs w:val="24"/>
        </w:rPr>
        <w:t>Agri</w:t>
      </w:r>
      <w:r w:rsidR="00B87BBA" w:rsidRPr="00575306">
        <w:rPr>
          <w:rFonts w:ascii="Times New Roman" w:hAnsi="Times New Roman" w:cs="Times New Roman"/>
          <w:sz w:val="24"/>
          <w:szCs w:val="24"/>
        </w:rPr>
        <w:t>-based Rural Entrepreneurs refer to issues that arise within a family that can affect the business. Family members may not always support the entrepreneur’s idea or business decisions. There could be disagreements about how the business should be run or shared responsibilities. Sometimes, family obligations like taking care of children or elders can take time away from running the business. In some cases, family members may not have the skills to help with the business. These challenges can create stress and hinder business growth. Balancing family life and business responsibilities can be difficult for rural entrepreneurs.</w:t>
      </w:r>
    </w:p>
    <w:p w14:paraId="19659B63" w14:textId="055B4B8C" w:rsidR="00D36D62" w:rsidRPr="00752DC2" w:rsidRDefault="00455ADF"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t xml:space="preserve">3.9 </w:t>
      </w:r>
      <w:r w:rsidR="00D36D62" w:rsidRPr="00752DC2">
        <w:rPr>
          <w:rFonts w:ascii="Times New Roman" w:hAnsi="Times New Roman" w:cs="Times New Roman"/>
          <w:b/>
          <w:bCs/>
          <w:sz w:val="24"/>
          <w:szCs w:val="24"/>
        </w:rPr>
        <w:t xml:space="preserve">OPPORTUNITY OF </w:t>
      </w:r>
      <w:r w:rsidR="00735F92">
        <w:rPr>
          <w:rFonts w:ascii="Times New Roman" w:hAnsi="Times New Roman" w:cs="Times New Roman"/>
          <w:b/>
          <w:bCs/>
          <w:sz w:val="24"/>
          <w:szCs w:val="24"/>
        </w:rPr>
        <w:t>AGRI</w:t>
      </w:r>
      <w:r w:rsidR="00D36D62" w:rsidRPr="00752DC2">
        <w:rPr>
          <w:rFonts w:ascii="Times New Roman" w:hAnsi="Times New Roman" w:cs="Times New Roman"/>
          <w:b/>
          <w:bCs/>
          <w:sz w:val="24"/>
          <w:szCs w:val="24"/>
        </w:rPr>
        <w:t xml:space="preserve"> BASED RURAL ENTREPRENEURS</w:t>
      </w:r>
    </w:p>
    <w:p w14:paraId="01E68842" w14:textId="77777777" w:rsidR="0007297B" w:rsidRPr="0007297B" w:rsidRDefault="00CA774C" w:rsidP="0007297B">
      <w:pPr>
        <w:pStyle w:val="ListParagraph"/>
        <w:numPr>
          <w:ilvl w:val="0"/>
          <w:numId w:val="22"/>
        </w:numPr>
        <w:jc w:val="both"/>
        <w:rPr>
          <w:rFonts w:ascii="Times New Roman" w:hAnsi="Times New Roman" w:cs="Times New Roman"/>
          <w:sz w:val="24"/>
          <w:szCs w:val="24"/>
        </w:rPr>
      </w:pPr>
      <w:r w:rsidRPr="00463B63">
        <w:rPr>
          <w:rFonts w:ascii="Times New Roman" w:hAnsi="Times New Roman" w:cs="Times New Roman"/>
          <w:b/>
          <w:bCs/>
          <w:sz w:val="24"/>
          <w:szCs w:val="24"/>
        </w:rPr>
        <w:lastRenderedPageBreak/>
        <w:t>Value-Added Processing</w:t>
      </w:r>
      <w:r w:rsidRPr="00463B63">
        <w:rPr>
          <w:rFonts w:ascii="Times New Roman" w:hAnsi="Times New Roman" w:cs="Times New Roman"/>
          <w:sz w:val="24"/>
          <w:szCs w:val="24"/>
        </w:rPr>
        <w:t>:</w:t>
      </w:r>
      <w:r w:rsidRPr="0007297B">
        <w:rPr>
          <w:rFonts w:ascii="Times New Roman" w:hAnsi="Times New Roman" w:cs="Times New Roman"/>
          <w:sz w:val="24"/>
          <w:szCs w:val="24"/>
        </w:rPr>
        <w:t xml:space="preserve"> </w:t>
      </w:r>
    </w:p>
    <w:p w14:paraId="597AF501" w14:textId="77777777" w:rsidR="00463B63" w:rsidRDefault="0007297B" w:rsidP="00463B63">
      <w:pPr>
        <w:pStyle w:val="ListParagraph"/>
        <w:numPr>
          <w:ilvl w:val="0"/>
          <w:numId w:val="19"/>
        </w:numPr>
        <w:jc w:val="both"/>
        <w:rPr>
          <w:rFonts w:ascii="Times New Roman" w:hAnsi="Times New Roman" w:cs="Times New Roman"/>
          <w:sz w:val="24"/>
          <w:szCs w:val="24"/>
        </w:rPr>
      </w:pPr>
      <w:r w:rsidRPr="0007297B">
        <w:rPr>
          <w:rFonts w:ascii="Times New Roman" w:hAnsi="Times New Roman" w:cs="Times New Roman"/>
          <w:sz w:val="24"/>
          <w:szCs w:val="24"/>
        </w:rPr>
        <w:t xml:space="preserve">                   </w:t>
      </w:r>
      <w:r w:rsidR="00CA774C" w:rsidRPr="00463B63">
        <w:rPr>
          <w:rFonts w:ascii="Times New Roman" w:hAnsi="Times New Roman" w:cs="Times New Roman"/>
          <w:sz w:val="24"/>
          <w:szCs w:val="24"/>
        </w:rPr>
        <w:t xml:space="preserve"> </w:t>
      </w:r>
    </w:p>
    <w:p w14:paraId="0632BCBB" w14:textId="14B806BB" w:rsidR="00F44D0C" w:rsidRPr="00463B63" w:rsidRDefault="00463B63" w:rsidP="00463B63">
      <w:pPr>
        <w:jc w:val="both"/>
        <w:rPr>
          <w:rFonts w:ascii="Times New Roman" w:hAnsi="Times New Roman" w:cs="Times New Roman"/>
          <w:sz w:val="24"/>
          <w:szCs w:val="24"/>
        </w:rPr>
      </w:pPr>
      <w:ins w:id="56" w:author="Microsoft Word" w:date="2025-03-19T10:35:00Z" w16du:dateUtc="2025-03-19T05:05:00Z">
        <w:r>
          <w:rPr>
            <w:rFonts w:ascii="Times New Roman" w:hAnsi="Times New Roman" w:cs="Times New Roman"/>
            <w:sz w:val="24"/>
            <w:szCs w:val="24"/>
          </w:rPr>
          <w:t xml:space="preserve">                     </w:t>
        </w:r>
      </w:ins>
      <w:r w:rsidR="00F44D0C" w:rsidRPr="00463B63">
        <w:rPr>
          <w:rFonts w:ascii="Times New Roman" w:hAnsi="Times New Roman" w:cs="Times New Roman"/>
          <w:sz w:val="24"/>
          <w:szCs w:val="24"/>
        </w:rPr>
        <w:t xml:space="preserve">Value-added processing offers significant opportunities for </w:t>
      </w:r>
      <w:del w:id="57" w:author="Microsoft Word" w:date="2025-03-19T10:35:00Z" w16du:dateUtc="2025-03-19T05:05:00Z">
        <w:r w:rsidR="00F44D0C" w:rsidRPr="0007297B">
          <w:rPr>
            <w:rFonts w:ascii="Times New Roman" w:hAnsi="Times New Roman" w:cs="Times New Roman"/>
            <w:sz w:val="24"/>
            <w:szCs w:val="24"/>
          </w:rPr>
          <w:delText>agri</w:delText>
        </w:r>
      </w:del>
      <w:ins w:id="58" w:author="Microsoft Word" w:date="2025-03-19T10:35:00Z" w16du:dateUtc="2025-03-19T05:05:00Z">
        <w:r w:rsidR="00735F92">
          <w:rPr>
            <w:rFonts w:ascii="Times New Roman" w:hAnsi="Times New Roman" w:cs="Times New Roman"/>
            <w:sz w:val="24"/>
            <w:szCs w:val="24"/>
          </w:rPr>
          <w:t>Agri</w:t>
        </w:r>
      </w:ins>
      <w:r w:rsidR="00F44D0C" w:rsidRPr="00463B63">
        <w:rPr>
          <w:rFonts w:ascii="Times New Roman" w:hAnsi="Times New Roman" w:cs="Times New Roman"/>
          <w:sz w:val="24"/>
          <w:szCs w:val="24"/>
        </w:rPr>
        <w:t xml:space="preserve">-based rural entrepreneurs by transforming raw </w:t>
      </w:r>
      <w:del w:id="59" w:author="Microsoft Word" w:date="2025-03-19T10:35:00Z" w16du:dateUtc="2025-03-19T05:05:00Z">
        <w:r w:rsidR="00F44D0C" w:rsidRPr="0007297B">
          <w:rPr>
            <w:rFonts w:ascii="Times New Roman" w:hAnsi="Times New Roman" w:cs="Times New Roman"/>
            <w:sz w:val="24"/>
            <w:szCs w:val="24"/>
          </w:rPr>
          <w:delText>agricultural</w:delText>
        </w:r>
      </w:del>
      <w:ins w:id="60" w:author="Microsoft Word" w:date="2025-03-19T10:35:00Z" w16du:dateUtc="2025-03-19T05:05:00Z">
        <w:r w:rsidR="00735F92">
          <w:rPr>
            <w:rFonts w:ascii="Times New Roman" w:hAnsi="Times New Roman" w:cs="Times New Roman"/>
            <w:sz w:val="24"/>
            <w:szCs w:val="24"/>
          </w:rPr>
          <w:t>Agri</w:t>
        </w:r>
        <w:r w:rsidR="00F44D0C" w:rsidRPr="00463B63">
          <w:rPr>
            <w:rFonts w:ascii="Times New Roman" w:hAnsi="Times New Roman" w:cs="Times New Roman"/>
            <w:sz w:val="24"/>
            <w:szCs w:val="24"/>
          </w:rPr>
          <w:t>cultural</w:t>
        </w:r>
      </w:ins>
      <w:r w:rsidR="00F44D0C" w:rsidRPr="00463B63">
        <w:rPr>
          <w:rFonts w:ascii="Times New Roman" w:hAnsi="Times New Roman" w:cs="Times New Roman"/>
          <w:sz w:val="24"/>
          <w:szCs w:val="24"/>
        </w:rPr>
        <w:t xml:space="preserve"> products into higher-value goods, such as turning fruits into jams, or grains into flour. This increases profitability, diversifies income, and helps rural entrepreneurs tap into both local and global markets. By adding value, products also gain a longer shelf life, reducing wastage and ensuring year-round supply. Additionally, value-added processing creates employment in areas like production, packaging, and marketing, benefiting local communities. Entrepreneurs can also build strong brands based on quality and uniqueness, enhancing their market presence. Ultimately, this model boosts rural economies and promotes sustainable </w:t>
      </w:r>
      <w:del w:id="61" w:author="Microsoft Word" w:date="2025-03-19T10:35:00Z" w16du:dateUtc="2025-03-19T05:05:00Z">
        <w:r w:rsidR="00F44D0C" w:rsidRPr="0007297B">
          <w:rPr>
            <w:rFonts w:ascii="Times New Roman" w:hAnsi="Times New Roman" w:cs="Times New Roman"/>
            <w:sz w:val="24"/>
            <w:szCs w:val="24"/>
          </w:rPr>
          <w:delText>agricultural</w:delText>
        </w:r>
      </w:del>
      <w:ins w:id="62" w:author="Microsoft Word" w:date="2025-03-19T10:35:00Z" w16du:dateUtc="2025-03-19T05:05:00Z">
        <w:r w:rsidR="00735F92">
          <w:rPr>
            <w:rFonts w:ascii="Times New Roman" w:hAnsi="Times New Roman" w:cs="Times New Roman"/>
            <w:sz w:val="24"/>
            <w:szCs w:val="24"/>
          </w:rPr>
          <w:t>Agri</w:t>
        </w:r>
        <w:r w:rsidR="00F44D0C" w:rsidRPr="00463B63">
          <w:rPr>
            <w:rFonts w:ascii="Times New Roman" w:hAnsi="Times New Roman" w:cs="Times New Roman"/>
            <w:sz w:val="24"/>
            <w:szCs w:val="24"/>
          </w:rPr>
          <w:t>cultural</w:t>
        </w:r>
      </w:ins>
      <w:r w:rsidR="00F44D0C" w:rsidRPr="00463B63">
        <w:rPr>
          <w:rFonts w:ascii="Times New Roman" w:hAnsi="Times New Roman" w:cs="Times New Roman"/>
          <w:sz w:val="24"/>
          <w:szCs w:val="24"/>
        </w:rPr>
        <w:t xml:space="preserve"> practices.</w:t>
      </w:r>
    </w:p>
    <w:p w14:paraId="1850074A" w14:textId="77777777" w:rsidR="0007297B" w:rsidRPr="0007297B" w:rsidRDefault="00735F92" w:rsidP="0007297B">
      <w:pPr>
        <w:pStyle w:val="ListParagraph"/>
        <w:numPr>
          <w:ilvl w:val="0"/>
          <w:numId w:val="22"/>
        </w:numPr>
        <w:jc w:val="both"/>
        <w:rPr>
          <w:rFonts w:ascii="Times New Roman" w:hAnsi="Times New Roman" w:cs="Times New Roman"/>
          <w:sz w:val="24"/>
          <w:szCs w:val="24"/>
        </w:rPr>
      </w:pPr>
      <w:r>
        <w:rPr>
          <w:rFonts w:ascii="Times New Roman" w:hAnsi="Times New Roman" w:cs="Times New Roman"/>
          <w:b/>
          <w:bCs/>
          <w:sz w:val="24"/>
          <w:szCs w:val="24"/>
        </w:rPr>
        <w:t>Agri</w:t>
      </w:r>
      <w:r w:rsidR="00CA774C" w:rsidRPr="00463B63">
        <w:rPr>
          <w:rFonts w:ascii="Times New Roman" w:hAnsi="Times New Roman" w:cs="Times New Roman"/>
          <w:b/>
          <w:bCs/>
          <w:sz w:val="24"/>
          <w:szCs w:val="24"/>
        </w:rPr>
        <w:t>-Tourism</w:t>
      </w:r>
      <w:r w:rsidR="00CA774C" w:rsidRPr="00463B63">
        <w:rPr>
          <w:rFonts w:ascii="Times New Roman" w:hAnsi="Times New Roman" w:cs="Times New Roman"/>
          <w:sz w:val="24"/>
          <w:szCs w:val="24"/>
        </w:rPr>
        <w:t>:</w:t>
      </w:r>
    </w:p>
    <w:p w14:paraId="46BD3D5F" w14:textId="1E2BE59F" w:rsidR="00463B63" w:rsidRDefault="0007297B" w:rsidP="00463B63">
      <w:pPr>
        <w:pStyle w:val="ListParagraph"/>
        <w:numPr>
          <w:ilvl w:val="0"/>
          <w:numId w:val="19"/>
        </w:numPr>
        <w:jc w:val="both"/>
        <w:rPr>
          <w:rFonts w:ascii="Times New Roman" w:hAnsi="Times New Roman" w:cs="Times New Roman"/>
          <w:sz w:val="24"/>
          <w:szCs w:val="24"/>
        </w:rPr>
      </w:pPr>
      <w:r w:rsidRPr="0007297B">
        <w:rPr>
          <w:rFonts w:ascii="Times New Roman" w:hAnsi="Times New Roman" w:cs="Times New Roman"/>
          <w:sz w:val="24"/>
          <w:szCs w:val="24"/>
        </w:rPr>
        <w:t xml:space="preserve">                  </w:t>
      </w:r>
      <w:r w:rsidR="00CA774C" w:rsidRPr="00463B63">
        <w:rPr>
          <w:rFonts w:ascii="Times New Roman" w:hAnsi="Times New Roman" w:cs="Times New Roman"/>
          <w:sz w:val="24"/>
          <w:szCs w:val="24"/>
        </w:rPr>
        <w:t xml:space="preserve"> </w:t>
      </w:r>
    </w:p>
    <w:p w14:paraId="7B31F376" w14:textId="4701D0B1" w:rsidR="008B4144" w:rsidRPr="00463B63" w:rsidRDefault="00463B63" w:rsidP="00463B63">
      <w:pPr>
        <w:jc w:val="both"/>
        <w:rPr>
          <w:rFonts w:ascii="Times New Roman" w:hAnsi="Times New Roman" w:cs="Times New Roman"/>
          <w:sz w:val="24"/>
          <w:szCs w:val="24"/>
        </w:rPr>
      </w:pPr>
      <w:ins w:id="63" w:author="Microsoft Word" w:date="2025-03-19T10:35:00Z" w16du:dateUtc="2025-03-19T05:05:00Z">
        <w:r>
          <w:rPr>
            <w:rFonts w:ascii="Times New Roman" w:hAnsi="Times New Roman" w:cs="Times New Roman"/>
            <w:sz w:val="24"/>
            <w:szCs w:val="24"/>
          </w:rPr>
          <w:t xml:space="preserve">                     </w:t>
        </w:r>
      </w:ins>
      <w:r w:rsidR="00735F92">
        <w:rPr>
          <w:rFonts w:ascii="Times New Roman" w:hAnsi="Times New Roman" w:cs="Times New Roman"/>
          <w:sz w:val="24"/>
          <w:szCs w:val="24"/>
        </w:rPr>
        <w:t>Agri</w:t>
      </w:r>
      <w:r w:rsidR="008B4144" w:rsidRPr="00463B63">
        <w:rPr>
          <w:rFonts w:ascii="Times New Roman" w:hAnsi="Times New Roman" w:cs="Times New Roman"/>
          <w:sz w:val="24"/>
          <w:szCs w:val="24"/>
        </w:rPr>
        <w:t xml:space="preserve">-tourism offers rural entrepreneurs the opportunity to combine </w:t>
      </w:r>
      <w:del w:id="64" w:author="Microsoft Word" w:date="2025-03-19T10:35:00Z" w16du:dateUtc="2025-03-19T05:05:00Z">
        <w:r w:rsidR="008B4144" w:rsidRPr="0007297B">
          <w:rPr>
            <w:rFonts w:ascii="Times New Roman" w:hAnsi="Times New Roman" w:cs="Times New Roman"/>
            <w:sz w:val="24"/>
            <w:szCs w:val="24"/>
          </w:rPr>
          <w:delText>agriculture</w:delText>
        </w:r>
      </w:del>
      <w:ins w:id="65" w:author="Microsoft Word" w:date="2025-03-19T10:35:00Z" w16du:dateUtc="2025-03-19T05:05:00Z">
        <w:r w:rsidR="00735F92">
          <w:rPr>
            <w:rFonts w:ascii="Times New Roman" w:hAnsi="Times New Roman" w:cs="Times New Roman"/>
            <w:sz w:val="24"/>
            <w:szCs w:val="24"/>
          </w:rPr>
          <w:t>Agri</w:t>
        </w:r>
        <w:r w:rsidR="008B4144" w:rsidRPr="00463B63">
          <w:rPr>
            <w:rFonts w:ascii="Times New Roman" w:hAnsi="Times New Roman" w:cs="Times New Roman"/>
            <w:sz w:val="24"/>
            <w:szCs w:val="24"/>
          </w:rPr>
          <w:t>culture</w:t>
        </w:r>
      </w:ins>
      <w:r w:rsidR="008B4144" w:rsidRPr="00463B63">
        <w:rPr>
          <w:rFonts w:ascii="Times New Roman" w:hAnsi="Times New Roman" w:cs="Times New Roman"/>
          <w:sz w:val="24"/>
          <w:szCs w:val="24"/>
        </w:rPr>
        <w:t xml:space="preserve"> with tourism, attracting visitors to experience farming activities firsthand. This can include farm stays, educational tours, and hands-on </w:t>
      </w:r>
      <w:del w:id="66" w:author="Microsoft Word" w:date="2025-03-19T10:35:00Z" w16du:dateUtc="2025-03-19T05:05:00Z">
        <w:r w:rsidR="008B4144" w:rsidRPr="0007297B">
          <w:rPr>
            <w:rFonts w:ascii="Times New Roman" w:hAnsi="Times New Roman" w:cs="Times New Roman"/>
            <w:sz w:val="24"/>
            <w:szCs w:val="24"/>
          </w:rPr>
          <w:delText>agricultural</w:delText>
        </w:r>
      </w:del>
      <w:ins w:id="67" w:author="Microsoft Word" w:date="2025-03-19T10:35:00Z" w16du:dateUtc="2025-03-19T05:05:00Z">
        <w:r w:rsidR="00735F92">
          <w:rPr>
            <w:rFonts w:ascii="Times New Roman" w:hAnsi="Times New Roman" w:cs="Times New Roman"/>
            <w:sz w:val="24"/>
            <w:szCs w:val="24"/>
          </w:rPr>
          <w:t>Agri</w:t>
        </w:r>
        <w:r w:rsidR="008B4144" w:rsidRPr="00463B63">
          <w:rPr>
            <w:rFonts w:ascii="Times New Roman" w:hAnsi="Times New Roman" w:cs="Times New Roman"/>
            <w:sz w:val="24"/>
            <w:szCs w:val="24"/>
          </w:rPr>
          <w:t>cultural</w:t>
        </w:r>
      </w:ins>
      <w:r w:rsidR="008B4144" w:rsidRPr="00463B63">
        <w:rPr>
          <w:rFonts w:ascii="Times New Roman" w:hAnsi="Times New Roman" w:cs="Times New Roman"/>
          <w:sz w:val="24"/>
          <w:szCs w:val="24"/>
        </w:rPr>
        <w:t xml:space="preserve"> experiences like fruit picking or animal husbandry. </w:t>
      </w:r>
      <w:r w:rsidR="00735F92">
        <w:rPr>
          <w:rFonts w:ascii="Times New Roman" w:hAnsi="Times New Roman" w:cs="Times New Roman"/>
          <w:sz w:val="24"/>
          <w:szCs w:val="24"/>
        </w:rPr>
        <w:t>Agri</w:t>
      </w:r>
      <w:r w:rsidR="008B4144" w:rsidRPr="00463B63">
        <w:rPr>
          <w:rFonts w:ascii="Times New Roman" w:hAnsi="Times New Roman" w:cs="Times New Roman"/>
          <w:sz w:val="24"/>
          <w:szCs w:val="24"/>
        </w:rPr>
        <w:t xml:space="preserve">-tourism helps diversify income by tapping into the growing demand for unique, rural experiences. It also promotes local culture, food, and traditions, fostering a deeper connection between consumers and rural life. Additionally, this business model boosts local economies by attracting tourists and supporting local businesses. By offering an authentic rural experience, </w:t>
      </w:r>
      <w:del w:id="68" w:author="Microsoft Word" w:date="2025-03-19T10:35:00Z" w16du:dateUtc="2025-03-19T05:05:00Z">
        <w:r w:rsidR="008B4144" w:rsidRPr="0007297B">
          <w:rPr>
            <w:rFonts w:ascii="Times New Roman" w:hAnsi="Times New Roman" w:cs="Times New Roman"/>
            <w:sz w:val="24"/>
            <w:szCs w:val="24"/>
          </w:rPr>
          <w:delText>agri</w:delText>
        </w:r>
      </w:del>
      <w:ins w:id="69" w:author="Microsoft Word" w:date="2025-03-19T10:35:00Z" w16du:dateUtc="2025-03-19T05:05:00Z">
        <w:r w:rsidR="00735F92">
          <w:rPr>
            <w:rFonts w:ascii="Times New Roman" w:hAnsi="Times New Roman" w:cs="Times New Roman"/>
            <w:sz w:val="24"/>
            <w:szCs w:val="24"/>
          </w:rPr>
          <w:t>Agri</w:t>
        </w:r>
      </w:ins>
      <w:r w:rsidR="008B4144" w:rsidRPr="00463B63">
        <w:rPr>
          <w:rFonts w:ascii="Times New Roman" w:hAnsi="Times New Roman" w:cs="Times New Roman"/>
          <w:sz w:val="24"/>
          <w:szCs w:val="24"/>
        </w:rPr>
        <w:t xml:space="preserve">-tourism enhances both the </w:t>
      </w:r>
      <w:del w:id="70" w:author="Microsoft Word" w:date="2025-03-19T10:35:00Z" w16du:dateUtc="2025-03-19T05:05:00Z">
        <w:r w:rsidR="008B4144" w:rsidRPr="0007297B">
          <w:rPr>
            <w:rFonts w:ascii="Times New Roman" w:hAnsi="Times New Roman" w:cs="Times New Roman"/>
            <w:sz w:val="24"/>
            <w:szCs w:val="24"/>
          </w:rPr>
          <w:delText>agricultural</w:delText>
        </w:r>
      </w:del>
      <w:ins w:id="71" w:author="Microsoft Word" w:date="2025-03-19T10:35:00Z" w16du:dateUtc="2025-03-19T05:05:00Z">
        <w:r w:rsidR="00735F92">
          <w:rPr>
            <w:rFonts w:ascii="Times New Roman" w:hAnsi="Times New Roman" w:cs="Times New Roman"/>
            <w:sz w:val="24"/>
            <w:szCs w:val="24"/>
          </w:rPr>
          <w:t>Agri</w:t>
        </w:r>
        <w:r w:rsidR="008B4144" w:rsidRPr="00463B63">
          <w:rPr>
            <w:rFonts w:ascii="Times New Roman" w:hAnsi="Times New Roman" w:cs="Times New Roman"/>
            <w:sz w:val="24"/>
            <w:szCs w:val="24"/>
          </w:rPr>
          <w:t>cultural</w:t>
        </w:r>
      </w:ins>
      <w:r w:rsidR="008B4144" w:rsidRPr="00463B63">
        <w:rPr>
          <w:rFonts w:ascii="Times New Roman" w:hAnsi="Times New Roman" w:cs="Times New Roman"/>
          <w:sz w:val="24"/>
          <w:szCs w:val="24"/>
        </w:rPr>
        <w:t xml:space="preserve"> sector and community development.</w:t>
      </w:r>
    </w:p>
    <w:p w14:paraId="6A07D438" w14:textId="77777777" w:rsidR="00463B63" w:rsidRDefault="00CA774C" w:rsidP="00463B63">
      <w:pPr>
        <w:pStyle w:val="ListParagraph"/>
        <w:numPr>
          <w:ilvl w:val="0"/>
          <w:numId w:val="19"/>
        </w:numPr>
        <w:jc w:val="both"/>
        <w:rPr>
          <w:rFonts w:ascii="Times New Roman" w:hAnsi="Times New Roman" w:cs="Times New Roman"/>
          <w:sz w:val="24"/>
          <w:szCs w:val="24"/>
        </w:rPr>
      </w:pPr>
      <w:r w:rsidRPr="00463B63">
        <w:rPr>
          <w:rFonts w:ascii="Times New Roman" w:hAnsi="Times New Roman" w:cs="Times New Roman"/>
          <w:b/>
          <w:bCs/>
          <w:sz w:val="24"/>
          <w:szCs w:val="24"/>
        </w:rPr>
        <w:t>Organic Farming</w:t>
      </w:r>
      <w:r w:rsidRPr="00463B63">
        <w:rPr>
          <w:rFonts w:ascii="Times New Roman" w:hAnsi="Times New Roman" w:cs="Times New Roman"/>
          <w:sz w:val="24"/>
          <w:szCs w:val="24"/>
        </w:rPr>
        <w:t xml:space="preserve">: </w:t>
      </w:r>
    </w:p>
    <w:p w14:paraId="11ECC4BD" w14:textId="27577FFF" w:rsidR="00387F1D" w:rsidRPr="00463B63" w:rsidRDefault="00463B63" w:rsidP="00463B63">
      <w:pPr>
        <w:jc w:val="both"/>
        <w:rPr>
          <w:rFonts w:ascii="Times New Roman" w:hAnsi="Times New Roman" w:cs="Times New Roman"/>
          <w:sz w:val="24"/>
          <w:szCs w:val="24"/>
        </w:rPr>
      </w:pPr>
      <w:r>
        <w:rPr>
          <w:rFonts w:ascii="Times New Roman" w:hAnsi="Times New Roman" w:cs="Times New Roman"/>
          <w:sz w:val="24"/>
          <w:szCs w:val="24"/>
        </w:rPr>
        <w:t xml:space="preserve">                    </w:t>
      </w:r>
      <w:r w:rsidR="00387F1D" w:rsidRPr="00463B63">
        <w:rPr>
          <w:rFonts w:ascii="Times New Roman" w:hAnsi="Times New Roman" w:cs="Times New Roman"/>
          <w:sz w:val="24"/>
          <w:szCs w:val="24"/>
        </w:rPr>
        <w:t>Organic farming presents a promising opportunity for rural entrepreneurs by offering eco-friendly, chemical-free products in high demand. It allows farmers to differentiate their produce in local and international markets. With proper training, rural entrepreneurs can adopt organic farming practices, improving soil health and biodiversity. Organic produce often fetches higher prices, increasing profitability. There are also opportunities in value-added products like organic jams, juices, and cosmetics. Rural areas can benefit from creating organic certification services, helping farmers gain trust and market access.</w:t>
      </w:r>
    </w:p>
    <w:p w14:paraId="6BC922FB" w14:textId="19E6CC5F" w:rsidR="00463B63" w:rsidRDefault="00735F92" w:rsidP="00463B63">
      <w:pPr>
        <w:pStyle w:val="ListParagraph"/>
        <w:numPr>
          <w:ilvl w:val="0"/>
          <w:numId w:val="19"/>
        </w:numPr>
        <w:jc w:val="both"/>
        <w:rPr>
          <w:ins w:id="72" w:author="Microsoft Word" w:date="2025-03-19T10:35:00Z" w16du:dateUtc="2025-03-19T05:05:00Z"/>
          <w:rFonts w:ascii="Times New Roman" w:hAnsi="Times New Roman" w:cs="Times New Roman"/>
          <w:sz w:val="24"/>
          <w:szCs w:val="24"/>
        </w:rPr>
      </w:pPr>
      <w:r>
        <w:rPr>
          <w:rFonts w:ascii="Times New Roman" w:hAnsi="Times New Roman" w:cs="Times New Roman"/>
          <w:b/>
          <w:bCs/>
          <w:sz w:val="24"/>
          <w:szCs w:val="24"/>
        </w:rPr>
        <w:t>Agri</w:t>
      </w:r>
      <w:r w:rsidR="00CA774C" w:rsidRPr="00463B63">
        <w:rPr>
          <w:rFonts w:ascii="Times New Roman" w:hAnsi="Times New Roman" w:cs="Times New Roman"/>
          <w:b/>
          <w:bCs/>
          <w:sz w:val="24"/>
          <w:szCs w:val="24"/>
        </w:rPr>
        <w:t>-Tech Innovations</w:t>
      </w:r>
      <w:r w:rsidR="00CA774C" w:rsidRPr="00463B63">
        <w:rPr>
          <w:rFonts w:ascii="Times New Roman" w:hAnsi="Times New Roman" w:cs="Times New Roman"/>
          <w:sz w:val="24"/>
          <w:szCs w:val="24"/>
        </w:rPr>
        <w:t>:</w:t>
      </w:r>
    </w:p>
    <w:p w14:paraId="4B99227D" w14:textId="77777777" w:rsidR="0007297B" w:rsidRPr="0007297B" w:rsidRDefault="00CA774C" w:rsidP="0007297B">
      <w:pPr>
        <w:pStyle w:val="ListParagraph"/>
        <w:numPr>
          <w:ilvl w:val="0"/>
          <w:numId w:val="22"/>
        </w:numPr>
        <w:jc w:val="both"/>
        <w:rPr>
          <w:rFonts w:ascii="Times New Roman" w:hAnsi="Times New Roman" w:cs="Times New Roman"/>
          <w:sz w:val="24"/>
          <w:szCs w:val="24"/>
        </w:rPr>
      </w:pPr>
      <w:r w:rsidRPr="0007297B">
        <w:rPr>
          <w:rFonts w:ascii="Times New Roman" w:hAnsi="Times New Roman" w:cs="Times New Roman"/>
          <w:sz w:val="24"/>
          <w:szCs w:val="24"/>
        </w:rPr>
        <w:t xml:space="preserve"> </w:t>
      </w:r>
    </w:p>
    <w:p w14:paraId="7C4284FE" w14:textId="7D4EE73C" w:rsidR="008A7E80" w:rsidRPr="00463B63" w:rsidRDefault="0007297B" w:rsidP="00463B63">
      <w:pPr>
        <w:jc w:val="both"/>
        <w:rPr>
          <w:rFonts w:ascii="Times New Roman" w:hAnsi="Times New Roman" w:cs="Times New Roman"/>
          <w:sz w:val="24"/>
          <w:szCs w:val="24"/>
        </w:rPr>
      </w:pPr>
      <w:r w:rsidRPr="0007297B">
        <w:rPr>
          <w:rFonts w:ascii="Times New Roman" w:hAnsi="Times New Roman" w:cs="Times New Roman"/>
          <w:sz w:val="24"/>
          <w:szCs w:val="24"/>
        </w:rPr>
        <w:t xml:space="preserve">       </w:t>
      </w:r>
      <w:r w:rsidR="00463B63">
        <w:rPr>
          <w:rFonts w:ascii="Times New Roman" w:hAnsi="Times New Roman" w:cs="Times New Roman"/>
          <w:sz w:val="24"/>
          <w:szCs w:val="24"/>
        </w:rPr>
        <w:t xml:space="preserve">                   </w:t>
      </w:r>
      <w:r w:rsidR="00CA774C" w:rsidRPr="00463B63">
        <w:rPr>
          <w:rFonts w:ascii="Times New Roman" w:hAnsi="Times New Roman" w:cs="Times New Roman"/>
          <w:sz w:val="24"/>
          <w:szCs w:val="24"/>
        </w:rPr>
        <w:t xml:space="preserve"> </w:t>
      </w:r>
      <w:r w:rsidR="00735F92">
        <w:rPr>
          <w:rFonts w:ascii="Times New Roman" w:hAnsi="Times New Roman" w:cs="Times New Roman"/>
          <w:sz w:val="24"/>
          <w:szCs w:val="24"/>
        </w:rPr>
        <w:t>Agri</w:t>
      </w:r>
      <w:r w:rsidR="008A7E80" w:rsidRPr="00463B63">
        <w:rPr>
          <w:rFonts w:ascii="Times New Roman" w:hAnsi="Times New Roman" w:cs="Times New Roman"/>
          <w:sz w:val="24"/>
          <w:szCs w:val="24"/>
        </w:rPr>
        <w:t xml:space="preserve">-tech innovations open new avenues for rural entrepreneurs by introducing technologies like precision farming, drones, and IoT-based monitoring. These tools help optimize resource usage, increase crop yields, and reduce waste. Rural areas can leverage </w:t>
      </w:r>
      <w:del w:id="73" w:author="Microsoft Word" w:date="2025-03-19T10:35:00Z" w16du:dateUtc="2025-03-19T05:05:00Z">
        <w:r w:rsidR="008A7E80" w:rsidRPr="0007297B">
          <w:rPr>
            <w:rFonts w:ascii="Times New Roman" w:hAnsi="Times New Roman" w:cs="Times New Roman"/>
            <w:sz w:val="24"/>
            <w:szCs w:val="24"/>
          </w:rPr>
          <w:delText>agri</w:delText>
        </w:r>
      </w:del>
      <w:ins w:id="74" w:author="Microsoft Word" w:date="2025-03-19T10:35:00Z" w16du:dateUtc="2025-03-19T05:05:00Z">
        <w:r w:rsidR="00735F92">
          <w:rPr>
            <w:rFonts w:ascii="Times New Roman" w:hAnsi="Times New Roman" w:cs="Times New Roman"/>
            <w:sz w:val="24"/>
            <w:szCs w:val="24"/>
          </w:rPr>
          <w:t>Agri</w:t>
        </w:r>
      </w:ins>
      <w:r w:rsidR="008A7E80" w:rsidRPr="00463B63">
        <w:rPr>
          <w:rFonts w:ascii="Times New Roman" w:hAnsi="Times New Roman" w:cs="Times New Roman"/>
          <w:sz w:val="24"/>
          <w:szCs w:val="24"/>
        </w:rPr>
        <w:t xml:space="preserve">-tech solutions such as automated irrigation systems and soil health sensors to enhance productivity. Entrepreneurs can also explore creating </w:t>
      </w:r>
      <w:del w:id="75" w:author="Microsoft Word" w:date="2025-03-19T10:35:00Z" w16du:dateUtc="2025-03-19T05:05:00Z">
        <w:r w:rsidR="008A7E80" w:rsidRPr="0007297B">
          <w:rPr>
            <w:rFonts w:ascii="Times New Roman" w:hAnsi="Times New Roman" w:cs="Times New Roman"/>
            <w:sz w:val="24"/>
            <w:szCs w:val="24"/>
          </w:rPr>
          <w:delText>agri</w:delText>
        </w:r>
      </w:del>
      <w:ins w:id="76" w:author="Microsoft Word" w:date="2025-03-19T10:35:00Z" w16du:dateUtc="2025-03-19T05:05:00Z">
        <w:r w:rsidR="00735F92">
          <w:rPr>
            <w:rFonts w:ascii="Times New Roman" w:hAnsi="Times New Roman" w:cs="Times New Roman"/>
            <w:sz w:val="24"/>
            <w:szCs w:val="24"/>
          </w:rPr>
          <w:t>Agri</w:t>
        </w:r>
      </w:ins>
      <w:r w:rsidR="008A7E80" w:rsidRPr="00463B63">
        <w:rPr>
          <w:rFonts w:ascii="Times New Roman" w:hAnsi="Times New Roman" w:cs="Times New Roman"/>
          <w:sz w:val="24"/>
          <w:szCs w:val="24"/>
        </w:rPr>
        <w:t xml:space="preserve">-tech platforms for farm management, pest control, and supply chain efficiency. With the rise of digital farming, there is room for rural-based start-ups offering tech support and training to farmers. </w:t>
      </w:r>
      <w:r w:rsidR="00735F92">
        <w:rPr>
          <w:rFonts w:ascii="Times New Roman" w:hAnsi="Times New Roman" w:cs="Times New Roman"/>
          <w:sz w:val="24"/>
          <w:szCs w:val="24"/>
        </w:rPr>
        <w:t>Agri</w:t>
      </w:r>
      <w:r w:rsidR="008A7E80" w:rsidRPr="00463B63">
        <w:rPr>
          <w:rFonts w:ascii="Times New Roman" w:hAnsi="Times New Roman" w:cs="Times New Roman"/>
          <w:sz w:val="24"/>
          <w:szCs w:val="24"/>
        </w:rPr>
        <w:t>-tech innovations enable rural communities to access global markets and modern farming practices.</w:t>
      </w:r>
    </w:p>
    <w:p w14:paraId="00B71904" w14:textId="77777777" w:rsidR="00463B63" w:rsidRPr="00463B63" w:rsidRDefault="00CA774C" w:rsidP="00463B63">
      <w:pPr>
        <w:pStyle w:val="ListParagraph"/>
        <w:numPr>
          <w:ilvl w:val="0"/>
          <w:numId w:val="19"/>
        </w:numPr>
        <w:jc w:val="both"/>
        <w:rPr>
          <w:ins w:id="77" w:author="Microsoft Word" w:date="2025-03-19T10:35:00Z" w16du:dateUtc="2025-03-19T05:05:00Z"/>
          <w:rFonts w:ascii="Times New Roman" w:hAnsi="Times New Roman" w:cs="Times New Roman"/>
          <w:sz w:val="24"/>
          <w:szCs w:val="24"/>
        </w:rPr>
      </w:pPr>
      <w:r w:rsidRPr="00463B63">
        <w:rPr>
          <w:rFonts w:ascii="Times New Roman" w:hAnsi="Times New Roman" w:cs="Times New Roman"/>
          <w:b/>
          <w:bCs/>
          <w:sz w:val="24"/>
          <w:szCs w:val="24"/>
        </w:rPr>
        <w:t>Renewable Energy Projects</w:t>
      </w:r>
      <w:r w:rsidR="00B902D5" w:rsidRPr="00463B63">
        <w:rPr>
          <w:rFonts w:ascii="Times New Roman" w:hAnsi="Times New Roman" w:cs="Times New Roman"/>
          <w:b/>
          <w:bCs/>
          <w:sz w:val="24"/>
          <w:szCs w:val="24"/>
        </w:rPr>
        <w:t>:</w:t>
      </w:r>
    </w:p>
    <w:p w14:paraId="608BE4AE" w14:textId="77777777" w:rsidR="0007297B" w:rsidRPr="0007297B" w:rsidRDefault="008940B5" w:rsidP="0007297B">
      <w:pPr>
        <w:pStyle w:val="ListParagraph"/>
        <w:numPr>
          <w:ilvl w:val="0"/>
          <w:numId w:val="22"/>
        </w:numPr>
        <w:jc w:val="both"/>
        <w:rPr>
          <w:rFonts w:ascii="Times New Roman" w:hAnsi="Times New Roman" w:cs="Times New Roman"/>
          <w:sz w:val="24"/>
          <w:szCs w:val="24"/>
        </w:rPr>
      </w:pPr>
      <w:r w:rsidRPr="0007297B">
        <w:rPr>
          <w:rFonts w:ascii="Times New Roman" w:eastAsia="Times New Roman" w:hAnsi="Times New Roman" w:cs="Times New Roman"/>
          <w:kern w:val="0"/>
          <w:sz w:val="24"/>
          <w:szCs w:val="24"/>
          <w:lang w:eastAsia="en-IN"/>
          <w14:ligatures w14:val="none"/>
        </w:rPr>
        <w:t xml:space="preserve"> </w:t>
      </w:r>
    </w:p>
    <w:p w14:paraId="62E9A933" w14:textId="3150C15A" w:rsidR="008940B5" w:rsidRPr="00463B63" w:rsidRDefault="0007297B" w:rsidP="00463B63">
      <w:pPr>
        <w:jc w:val="both"/>
        <w:rPr>
          <w:rFonts w:ascii="Times New Roman" w:hAnsi="Times New Roman" w:cs="Times New Roman"/>
          <w:sz w:val="24"/>
          <w:szCs w:val="24"/>
        </w:rPr>
      </w:pPr>
      <w:r w:rsidRPr="0007297B">
        <w:rPr>
          <w:rFonts w:ascii="Times New Roman" w:hAnsi="Times New Roman" w:cs="Times New Roman"/>
          <w:sz w:val="24"/>
          <w:szCs w:val="24"/>
        </w:rPr>
        <w:t xml:space="preserve"> </w:t>
      </w:r>
      <w:r w:rsidR="00463B63">
        <w:rPr>
          <w:rFonts w:ascii="Times New Roman" w:eastAsia="Times New Roman" w:hAnsi="Times New Roman" w:cs="Times New Roman"/>
          <w:kern w:val="0"/>
          <w:sz w:val="24"/>
          <w:szCs w:val="24"/>
          <w:lang w:eastAsia="en-IN"/>
          <w14:ligatures w14:val="none"/>
        </w:rPr>
        <w:t xml:space="preserve">                     </w:t>
      </w:r>
      <w:r w:rsidR="008940B5" w:rsidRPr="0007297B">
        <w:rPr>
          <w:rFonts w:ascii="Times New Roman" w:hAnsi="Times New Roman" w:cs="Times New Roman"/>
          <w:sz w:val="24"/>
          <w:szCs w:val="24"/>
        </w:rPr>
        <w:t xml:space="preserve"> </w:t>
      </w:r>
      <w:r w:rsidR="008940B5" w:rsidRPr="00463B63">
        <w:rPr>
          <w:rFonts w:ascii="Times New Roman" w:hAnsi="Times New Roman" w:cs="Times New Roman"/>
          <w:sz w:val="24"/>
          <w:szCs w:val="24"/>
        </w:rPr>
        <w:t xml:space="preserve">Renewable energy projects offer great opportunities for rural entrepreneurs by providing sustainable energy solutions like solar, wind, and biogas. These projects can power </w:t>
      </w:r>
      <w:del w:id="78" w:author="Microsoft Word" w:date="2025-03-19T10:35:00Z" w16du:dateUtc="2025-03-19T05:05:00Z">
        <w:r w:rsidR="008940B5" w:rsidRPr="0007297B">
          <w:rPr>
            <w:rFonts w:ascii="Times New Roman" w:hAnsi="Times New Roman" w:cs="Times New Roman"/>
            <w:sz w:val="24"/>
            <w:szCs w:val="24"/>
          </w:rPr>
          <w:delText>agricultural</w:delText>
        </w:r>
      </w:del>
      <w:ins w:id="79" w:author="Microsoft Word" w:date="2025-03-19T10:35:00Z" w16du:dateUtc="2025-03-19T05:05:00Z">
        <w:r w:rsidR="00735F92">
          <w:rPr>
            <w:rFonts w:ascii="Times New Roman" w:hAnsi="Times New Roman" w:cs="Times New Roman"/>
            <w:sz w:val="24"/>
            <w:szCs w:val="24"/>
          </w:rPr>
          <w:t>Agri</w:t>
        </w:r>
        <w:r w:rsidR="008940B5" w:rsidRPr="00463B63">
          <w:rPr>
            <w:rFonts w:ascii="Times New Roman" w:hAnsi="Times New Roman" w:cs="Times New Roman"/>
            <w:sz w:val="24"/>
            <w:szCs w:val="24"/>
          </w:rPr>
          <w:t>cultural</w:t>
        </w:r>
      </w:ins>
      <w:r w:rsidR="008940B5" w:rsidRPr="00463B63">
        <w:rPr>
          <w:rFonts w:ascii="Times New Roman" w:hAnsi="Times New Roman" w:cs="Times New Roman"/>
          <w:sz w:val="24"/>
          <w:szCs w:val="24"/>
        </w:rPr>
        <w:t xml:space="preserve"> operations such as irrigation, drying, and processing, reducing dependency on costly or unreliable power sources. Rural entrepreneurs can also engage in the production and </w:t>
      </w:r>
      <w:r w:rsidR="008940B5" w:rsidRPr="00463B63">
        <w:rPr>
          <w:rFonts w:ascii="Times New Roman" w:hAnsi="Times New Roman" w:cs="Times New Roman"/>
          <w:sz w:val="24"/>
          <w:szCs w:val="24"/>
        </w:rPr>
        <w:lastRenderedPageBreak/>
        <w:t>sale of renewable energy equipment, such as solar panels or biogas digesters. Additionally, there are opportunities to create rural energy cooperatives, pooling resources to invest in clean energy infrastructure. Renewable energy can lower operational costs and promote environmental sustainability. These projects also create local jobs and contribute to rural development.</w:t>
      </w:r>
    </w:p>
    <w:p w14:paraId="34E538CA" w14:textId="77777777" w:rsidR="00463B63" w:rsidRDefault="00735F92" w:rsidP="00463B63">
      <w:pPr>
        <w:pStyle w:val="ListParagraph"/>
        <w:numPr>
          <w:ilvl w:val="0"/>
          <w:numId w:val="19"/>
        </w:numPr>
        <w:jc w:val="both"/>
        <w:rPr>
          <w:rFonts w:ascii="Times New Roman" w:hAnsi="Times New Roman" w:cs="Times New Roman"/>
          <w:sz w:val="24"/>
          <w:szCs w:val="24"/>
        </w:rPr>
      </w:pPr>
      <w:r>
        <w:rPr>
          <w:rFonts w:ascii="Times New Roman" w:hAnsi="Times New Roman" w:cs="Times New Roman"/>
          <w:b/>
          <w:bCs/>
          <w:sz w:val="24"/>
          <w:szCs w:val="24"/>
        </w:rPr>
        <w:t>Agri</w:t>
      </w:r>
      <w:r w:rsidR="00CA774C" w:rsidRPr="00463B63">
        <w:rPr>
          <w:rFonts w:ascii="Times New Roman" w:hAnsi="Times New Roman" w:cs="Times New Roman"/>
          <w:b/>
          <w:bCs/>
          <w:sz w:val="24"/>
          <w:szCs w:val="24"/>
        </w:rPr>
        <w:t>-Fintech Services</w:t>
      </w:r>
      <w:r w:rsidR="00CA774C" w:rsidRPr="00463B63">
        <w:rPr>
          <w:rFonts w:ascii="Times New Roman" w:hAnsi="Times New Roman" w:cs="Times New Roman"/>
          <w:sz w:val="24"/>
          <w:szCs w:val="24"/>
        </w:rPr>
        <w:t xml:space="preserve">: </w:t>
      </w:r>
    </w:p>
    <w:p w14:paraId="50411F0C" w14:textId="506B30A9" w:rsidR="00CA774C" w:rsidRPr="00463B63" w:rsidRDefault="00463B63" w:rsidP="00463B63">
      <w:pPr>
        <w:jc w:val="both"/>
        <w:rPr>
          <w:rFonts w:ascii="Times New Roman" w:hAnsi="Times New Roman" w:cs="Times New Roman"/>
          <w:sz w:val="24"/>
          <w:szCs w:val="24"/>
        </w:rPr>
      </w:pPr>
      <w:r>
        <w:rPr>
          <w:rFonts w:ascii="Times New Roman" w:hAnsi="Times New Roman" w:cs="Times New Roman"/>
          <w:sz w:val="24"/>
          <w:szCs w:val="24"/>
        </w:rPr>
        <w:t xml:space="preserve">                     </w:t>
      </w:r>
      <w:r w:rsidR="00735F92">
        <w:rPr>
          <w:rFonts w:ascii="Times New Roman" w:hAnsi="Times New Roman" w:cs="Times New Roman"/>
          <w:sz w:val="24"/>
          <w:szCs w:val="24"/>
        </w:rPr>
        <w:t>Agri</w:t>
      </w:r>
      <w:r w:rsidR="00DC0FC2" w:rsidRPr="00463B63">
        <w:rPr>
          <w:rFonts w:ascii="Times New Roman" w:hAnsi="Times New Roman" w:cs="Times New Roman"/>
          <w:sz w:val="24"/>
          <w:szCs w:val="24"/>
        </w:rPr>
        <w:t xml:space="preserve">-fintech services provide rural entrepreneurs with access to digital financial tools like mobile banking, crop insurance, and microloans. These services help farmers secure funding for inputs, machinery, and expansion, promoting financial inclusion. Entrepreneurs can create platforms offering tailored loan products or digital wallets, specifically designed for rural communities. </w:t>
      </w:r>
      <w:r w:rsidR="00735F92">
        <w:rPr>
          <w:rFonts w:ascii="Times New Roman" w:hAnsi="Times New Roman" w:cs="Times New Roman"/>
          <w:sz w:val="24"/>
          <w:szCs w:val="24"/>
        </w:rPr>
        <w:t>Agri</w:t>
      </w:r>
      <w:r w:rsidR="00DC0FC2" w:rsidRPr="00463B63">
        <w:rPr>
          <w:rFonts w:ascii="Times New Roman" w:hAnsi="Times New Roman" w:cs="Times New Roman"/>
          <w:sz w:val="24"/>
          <w:szCs w:val="24"/>
        </w:rPr>
        <w:t xml:space="preserve">-fintech can also support the development of credit scoring systems based on farm data, easing access to capital. By integrating technology, farmers can manage finances more efficiently and improve their creditworthiness. The growth of </w:t>
      </w:r>
      <w:del w:id="80" w:author="Microsoft Word" w:date="2025-03-19T10:35:00Z" w16du:dateUtc="2025-03-19T05:05:00Z">
        <w:r w:rsidR="00DC0FC2" w:rsidRPr="0007297B">
          <w:rPr>
            <w:rFonts w:ascii="Times New Roman" w:hAnsi="Times New Roman" w:cs="Times New Roman"/>
            <w:sz w:val="24"/>
            <w:szCs w:val="24"/>
          </w:rPr>
          <w:delText>agri</w:delText>
        </w:r>
      </w:del>
      <w:ins w:id="81" w:author="Microsoft Word" w:date="2025-03-19T10:35:00Z" w16du:dateUtc="2025-03-19T05:05:00Z">
        <w:r w:rsidR="00735F92">
          <w:rPr>
            <w:rFonts w:ascii="Times New Roman" w:hAnsi="Times New Roman" w:cs="Times New Roman"/>
            <w:sz w:val="24"/>
            <w:szCs w:val="24"/>
          </w:rPr>
          <w:t>Agri</w:t>
        </w:r>
      </w:ins>
      <w:r w:rsidR="00DC0FC2" w:rsidRPr="00463B63">
        <w:rPr>
          <w:rFonts w:ascii="Times New Roman" w:hAnsi="Times New Roman" w:cs="Times New Roman"/>
          <w:sz w:val="24"/>
          <w:szCs w:val="24"/>
        </w:rPr>
        <w:t>-fintech services fosters economic stability and enhances the scalability of rural businesses.</w:t>
      </w:r>
    </w:p>
    <w:p w14:paraId="27D0AC02" w14:textId="77777777" w:rsidR="00463B63" w:rsidRDefault="00CA774C" w:rsidP="00463B63">
      <w:pPr>
        <w:pStyle w:val="ListParagraph"/>
        <w:numPr>
          <w:ilvl w:val="0"/>
          <w:numId w:val="19"/>
        </w:numPr>
        <w:jc w:val="both"/>
        <w:rPr>
          <w:rFonts w:ascii="Times New Roman" w:hAnsi="Times New Roman" w:cs="Times New Roman"/>
          <w:sz w:val="24"/>
          <w:szCs w:val="24"/>
        </w:rPr>
      </w:pPr>
      <w:r w:rsidRPr="00463B63">
        <w:rPr>
          <w:rFonts w:ascii="Times New Roman" w:hAnsi="Times New Roman" w:cs="Times New Roman"/>
          <w:b/>
          <w:bCs/>
          <w:sz w:val="24"/>
          <w:szCs w:val="24"/>
        </w:rPr>
        <w:t>Supply Chain Optimization</w:t>
      </w:r>
      <w:r w:rsidRPr="00463B63">
        <w:rPr>
          <w:rFonts w:ascii="Times New Roman" w:hAnsi="Times New Roman" w:cs="Times New Roman"/>
          <w:sz w:val="24"/>
          <w:szCs w:val="24"/>
        </w:rPr>
        <w:t xml:space="preserve">: </w:t>
      </w:r>
    </w:p>
    <w:p w14:paraId="53AD5F98" w14:textId="3C657400" w:rsidR="00CA774C" w:rsidRPr="00463B63" w:rsidRDefault="0007297B" w:rsidP="00463B63">
      <w:pPr>
        <w:jc w:val="both"/>
        <w:rPr>
          <w:rFonts w:ascii="Times New Roman" w:hAnsi="Times New Roman" w:cs="Times New Roman"/>
          <w:sz w:val="24"/>
          <w:szCs w:val="24"/>
        </w:rPr>
      </w:pPr>
      <w:r w:rsidRPr="0007297B">
        <w:rPr>
          <w:rFonts w:ascii="Times New Roman" w:hAnsi="Times New Roman" w:cs="Times New Roman"/>
          <w:sz w:val="24"/>
          <w:szCs w:val="24"/>
        </w:rPr>
        <w:t xml:space="preserve">  </w:t>
      </w:r>
      <w:r w:rsidR="00463B63">
        <w:rPr>
          <w:rFonts w:ascii="Times New Roman" w:hAnsi="Times New Roman" w:cs="Times New Roman"/>
          <w:sz w:val="24"/>
          <w:szCs w:val="24"/>
        </w:rPr>
        <w:t xml:space="preserve">                    </w:t>
      </w:r>
      <w:r w:rsidR="0098686A" w:rsidRPr="00463B63">
        <w:rPr>
          <w:rFonts w:ascii="Times New Roman" w:hAnsi="Times New Roman" w:cs="Times New Roman"/>
          <w:sz w:val="24"/>
          <w:szCs w:val="24"/>
        </w:rPr>
        <w:t xml:space="preserve">Supply chain optimization offers significant opportunities for rural entrepreneurs by streamlining the process from farm to market. By improving logistics, farmers can reduce post-harvest losses and ensure timely delivery of fresh produce. Entrepreneurs can create platforms that connect farmers directly with buyers, cutting out middlemen and increasing profit margins. Technology such as blockchain and RFID can ensure traceability, improving transparency and trust in the supply chain. Additionally, rural entrepreneurs can focus on cold storage solutions or transportation services to enhance product quality. Efficient supply chains boost market access and create a more sustainable </w:t>
      </w:r>
      <w:del w:id="82" w:author="Microsoft Word" w:date="2025-03-19T10:35:00Z" w16du:dateUtc="2025-03-19T05:05:00Z">
        <w:r w:rsidR="0098686A" w:rsidRPr="0007297B">
          <w:rPr>
            <w:rFonts w:ascii="Times New Roman" w:hAnsi="Times New Roman" w:cs="Times New Roman"/>
            <w:sz w:val="24"/>
            <w:szCs w:val="24"/>
          </w:rPr>
          <w:delText>agricultural</w:delText>
        </w:r>
      </w:del>
      <w:ins w:id="83" w:author="Microsoft Word" w:date="2025-03-19T10:35:00Z" w16du:dateUtc="2025-03-19T05:05:00Z">
        <w:r w:rsidR="00735F92">
          <w:rPr>
            <w:rFonts w:ascii="Times New Roman" w:hAnsi="Times New Roman" w:cs="Times New Roman"/>
            <w:sz w:val="24"/>
            <w:szCs w:val="24"/>
          </w:rPr>
          <w:t>Agri</w:t>
        </w:r>
        <w:r w:rsidR="0098686A" w:rsidRPr="00463B63">
          <w:rPr>
            <w:rFonts w:ascii="Times New Roman" w:hAnsi="Times New Roman" w:cs="Times New Roman"/>
            <w:sz w:val="24"/>
            <w:szCs w:val="24"/>
          </w:rPr>
          <w:t>cultural</w:t>
        </w:r>
      </w:ins>
      <w:r w:rsidR="0098686A" w:rsidRPr="00463B63">
        <w:rPr>
          <w:rFonts w:ascii="Times New Roman" w:hAnsi="Times New Roman" w:cs="Times New Roman"/>
          <w:sz w:val="24"/>
          <w:szCs w:val="24"/>
        </w:rPr>
        <w:t xml:space="preserve"> economy.</w:t>
      </w:r>
    </w:p>
    <w:p w14:paraId="2443292F" w14:textId="77777777" w:rsidR="0007297B" w:rsidRPr="0007297B" w:rsidRDefault="00735F92" w:rsidP="0007297B">
      <w:pPr>
        <w:pStyle w:val="ListParagraph"/>
        <w:numPr>
          <w:ilvl w:val="0"/>
          <w:numId w:val="22"/>
        </w:numPr>
        <w:jc w:val="both"/>
        <w:rPr>
          <w:rFonts w:ascii="Times New Roman" w:hAnsi="Times New Roman" w:cs="Times New Roman"/>
          <w:sz w:val="24"/>
          <w:szCs w:val="24"/>
        </w:rPr>
      </w:pPr>
      <w:r>
        <w:rPr>
          <w:rFonts w:ascii="Times New Roman" w:hAnsi="Times New Roman" w:cs="Times New Roman"/>
          <w:b/>
          <w:bCs/>
          <w:sz w:val="24"/>
          <w:szCs w:val="24"/>
        </w:rPr>
        <w:t>Agri</w:t>
      </w:r>
      <w:r w:rsidR="00CA774C" w:rsidRPr="00463B63">
        <w:rPr>
          <w:rFonts w:ascii="Times New Roman" w:hAnsi="Times New Roman" w:cs="Times New Roman"/>
          <w:b/>
          <w:bCs/>
          <w:sz w:val="24"/>
          <w:szCs w:val="24"/>
        </w:rPr>
        <w:t>-Business Incubators</w:t>
      </w:r>
      <w:r w:rsidR="00CA774C" w:rsidRPr="00463B63">
        <w:rPr>
          <w:rFonts w:ascii="Times New Roman" w:hAnsi="Times New Roman" w:cs="Times New Roman"/>
          <w:sz w:val="24"/>
          <w:szCs w:val="24"/>
        </w:rPr>
        <w:t>:</w:t>
      </w:r>
      <w:r w:rsidR="00CA774C" w:rsidRPr="0007297B">
        <w:rPr>
          <w:rFonts w:ascii="Times New Roman" w:hAnsi="Times New Roman" w:cs="Times New Roman"/>
          <w:sz w:val="24"/>
          <w:szCs w:val="24"/>
        </w:rPr>
        <w:t xml:space="preserve"> </w:t>
      </w:r>
    </w:p>
    <w:p w14:paraId="45515D1D" w14:textId="339986F4" w:rsidR="00463B63" w:rsidRDefault="0007297B" w:rsidP="00463B63">
      <w:pPr>
        <w:pStyle w:val="ListParagraph"/>
        <w:numPr>
          <w:ilvl w:val="0"/>
          <w:numId w:val="19"/>
        </w:numPr>
        <w:jc w:val="both"/>
        <w:rPr>
          <w:rFonts w:ascii="Times New Roman" w:hAnsi="Times New Roman" w:cs="Times New Roman"/>
          <w:sz w:val="24"/>
          <w:szCs w:val="24"/>
        </w:rPr>
      </w:pPr>
      <w:r w:rsidRPr="0007297B">
        <w:rPr>
          <w:rFonts w:ascii="Times New Roman" w:hAnsi="Times New Roman" w:cs="Times New Roman"/>
          <w:sz w:val="24"/>
          <w:szCs w:val="24"/>
        </w:rPr>
        <w:t xml:space="preserve">                    </w:t>
      </w:r>
      <w:r w:rsidR="00CA774C" w:rsidRPr="00463B63">
        <w:rPr>
          <w:rFonts w:ascii="Times New Roman" w:hAnsi="Times New Roman" w:cs="Times New Roman"/>
          <w:sz w:val="24"/>
          <w:szCs w:val="24"/>
        </w:rPr>
        <w:t xml:space="preserve"> </w:t>
      </w:r>
    </w:p>
    <w:p w14:paraId="57D7FAB3" w14:textId="6431322B" w:rsidR="00CA774C" w:rsidRPr="00463B63" w:rsidRDefault="00463B63" w:rsidP="00463B63">
      <w:pPr>
        <w:jc w:val="both"/>
        <w:rPr>
          <w:rFonts w:ascii="Times New Roman" w:hAnsi="Times New Roman" w:cs="Times New Roman"/>
          <w:sz w:val="24"/>
          <w:szCs w:val="24"/>
        </w:rPr>
      </w:pPr>
      <w:ins w:id="84" w:author="Microsoft Word" w:date="2025-03-19T10:35:00Z" w16du:dateUtc="2025-03-19T05:05:00Z">
        <w:r>
          <w:rPr>
            <w:rFonts w:ascii="Times New Roman" w:hAnsi="Times New Roman" w:cs="Times New Roman"/>
            <w:sz w:val="24"/>
            <w:szCs w:val="24"/>
          </w:rPr>
          <w:t xml:space="preserve">                     </w:t>
        </w:r>
      </w:ins>
      <w:r w:rsidR="00735F92">
        <w:rPr>
          <w:rFonts w:ascii="Times New Roman" w:hAnsi="Times New Roman" w:cs="Times New Roman"/>
          <w:sz w:val="24"/>
          <w:szCs w:val="24"/>
        </w:rPr>
        <w:t>Agri</w:t>
      </w:r>
      <w:r w:rsidR="009C2D38" w:rsidRPr="00463B63">
        <w:rPr>
          <w:rFonts w:ascii="Times New Roman" w:hAnsi="Times New Roman" w:cs="Times New Roman"/>
          <w:sz w:val="24"/>
          <w:szCs w:val="24"/>
        </w:rPr>
        <w:t xml:space="preserve">-business incubators offer rural entrepreneurs the support they need to grow innovative </w:t>
      </w:r>
      <w:del w:id="85" w:author="Microsoft Word" w:date="2025-03-19T10:35:00Z" w16du:dateUtc="2025-03-19T05:05:00Z">
        <w:r w:rsidR="009C2D38" w:rsidRPr="0007297B">
          <w:rPr>
            <w:rFonts w:ascii="Times New Roman" w:hAnsi="Times New Roman" w:cs="Times New Roman"/>
            <w:sz w:val="24"/>
            <w:szCs w:val="24"/>
          </w:rPr>
          <w:delText>agricultural</w:delText>
        </w:r>
      </w:del>
      <w:ins w:id="86" w:author="Microsoft Word" w:date="2025-03-19T10:35:00Z" w16du:dateUtc="2025-03-19T05:05:00Z">
        <w:r w:rsidR="00735F92">
          <w:rPr>
            <w:rFonts w:ascii="Times New Roman" w:hAnsi="Times New Roman" w:cs="Times New Roman"/>
            <w:sz w:val="24"/>
            <w:szCs w:val="24"/>
          </w:rPr>
          <w:t>Agri</w:t>
        </w:r>
        <w:r w:rsidR="009C2D38" w:rsidRPr="00463B63">
          <w:rPr>
            <w:rFonts w:ascii="Times New Roman" w:hAnsi="Times New Roman" w:cs="Times New Roman"/>
            <w:sz w:val="24"/>
            <w:szCs w:val="24"/>
          </w:rPr>
          <w:t>cultural</w:t>
        </w:r>
      </w:ins>
      <w:r w:rsidR="009C2D38" w:rsidRPr="00463B63">
        <w:rPr>
          <w:rFonts w:ascii="Times New Roman" w:hAnsi="Times New Roman" w:cs="Times New Roman"/>
          <w:sz w:val="24"/>
          <w:szCs w:val="24"/>
        </w:rPr>
        <w:t xml:space="preserve"> ventures. These incubators provide mentorship, access to funding, and technical resources, helping farmers and start-ups scale their businesses. They can facilitate the development of new products, such as organic foods or </w:t>
      </w:r>
      <w:r w:rsidR="00735F92">
        <w:rPr>
          <w:rFonts w:ascii="Times New Roman" w:hAnsi="Times New Roman" w:cs="Times New Roman"/>
          <w:sz w:val="24"/>
          <w:szCs w:val="24"/>
        </w:rPr>
        <w:t>Agri</w:t>
      </w:r>
      <w:r w:rsidR="009C2D38" w:rsidRPr="00463B63">
        <w:rPr>
          <w:rFonts w:ascii="Times New Roman" w:hAnsi="Times New Roman" w:cs="Times New Roman"/>
          <w:sz w:val="24"/>
          <w:szCs w:val="24"/>
        </w:rPr>
        <w:t xml:space="preserve">-tech solutions, by offering a collaborative environment. Entrepreneurs can also gain exposure to market trends and industry networks, improving their chances of success. </w:t>
      </w:r>
      <w:r w:rsidR="00735F92">
        <w:rPr>
          <w:rFonts w:ascii="Times New Roman" w:hAnsi="Times New Roman" w:cs="Times New Roman"/>
          <w:sz w:val="24"/>
          <w:szCs w:val="24"/>
        </w:rPr>
        <w:t>Agri</w:t>
      </w:r>
      <w:r w:rsidR="009C2D38" w:rsidRPr="00463B63">
        <w:rPr>
          <w:rFonts w:ascii="Times New Roman" w:hAnsi="Times New Roman" w:cs="Times New Roman"/>
          <w:sz w:val="24"/>
          <w:szCs w:val="24"/>
        </w:rPr>
        <w:t xml:space="preserve">-business incubators create local jobs and foster entrepreneurship within rural communities. By nurturing rural </w:t>
      </w:r>
      <w:r w:rsidR="00735F92">
        <w:rPr>
          <w:rFonts w:ascii="Times New Roman" w:hAnsi="Times New Roman" w:cs="Times New Roman"/>
          <w:sz w:val="24"/>
          <w:szCs w:val="24"/>
        </w:rPr>
        <w:t>Agri</w:t>
      </w:r>
      <w:r w:rsidR="009C2D38" w:rsidRPr="00463B63">
        <w:rPr>
          <w:rFonts w:ascii="Times New Roman" w:hAnsi="Times New Roman" w:cs="Times New Roman"/>
          <w:sz w:val="24"/>
          <w:szCs w:val="24"/>
        </w:rPr>
        <w:t>-businesses, these incubators contribute to overall economic development and sustainability.</w:t>
      </w:r>
    </w:p>
    <w:p w14:paraId="5A043AA1" w14:textId="77777777" w:rsidR="00463B63" w:rsidRDefault="00CA774C" w:rsidP="00463B63">
      <w:pPr>
        <w:pStyle w:val="ListParagraph"/>
        <w:numPr>
          <w:ilvl w:val="0"/>
          <w:numId w:val="19"/>
        </w:numPr>
        <w:jc w:val="both"/>
        <w:rPr>
          <w:rFonts w:ascii="Times New Roman" w:hAnsi="Times New Roman" w:cs="Times New Roman"/>
          <w:sz w:val="24"/>
          <w:szCs w:val="24"/>
        </w:rPr>
      </w:pPr>
      <w:r w:rsidRPr="00463B63">
        <w:rPr>
          <w:rFonts w:ascii="Times New Roman" w:hAnsi="Times New Roman" w:cs="Times New Roman"/>
          <w:b/>
          <w:bCs/>
          <w:sz w:val="24"/>
          <w:szCs w:val="24"/>
        </w:rPr>
        <w:t xml:space="preserve">Sustainable </w:t>
      </w:r>
      <w:r w:rsidR="00735F92">
        <w:rPr>
          <w:rFonts w:ascii="Times New Roman" w:hAnsi="Times New Roman" w:cs="Times New Roman"/>
          <w:b/>
          <w:bCs/>
          <w:sz w:val="24"/>
          <w:szCs w:val="24"/>
        </w:rPr>
        <w:t>Agri</w:t>
      </w:r>
      <w:r w:rsidRPr="00463B63">
        <w:rPr>
          <w:rFonts w:ascii="Times New Roman" w:hAnsi="Times New Roman" w:cs="Times New Roman"/>
          <w:b/>
          <w:bCs/>
          <w:sz w:val="24"/>
          <w:szCs w:val="24"/>
        </w:rPr>
        <w:t>culture Practices</w:t>
      </w:r>
      <w:r w:rsidR="00E21A6B" w:rsidRPr="00463B63">
        <w:rPr>
          <w:rFonts w:ascii="Times New Roman" w:hAnsi="Times New Roman" w:cs="Times New Roman"/>
          <w:sz w:val="24"/>
          <w:szCs w:val="24"/>
        </w:rPr>
        <w:t xml:space="preserve">: </w:t>
      </w:r>
    </w:p>
    <w:p w14:paraId="0B8F5CF4" w14:textId="1EC3DF7F" w:rsidR="00D66CF2" w:rsidRPr="00463B63" w:rsidRDefault="00463B63" w:rsidP="00463B63">
      <w:pPr>
        <w:jc w:val="both"/>
        <w:rPr>
          <w:rFonts w:ascii="Times New Roman" w:hAnsi="Times New Roman" w:cs="Times New Roman"/>
          <w:sz w:val="24"/>
          <w:szCs w:val="24"/>
        </w:rPr>
      </w:pPr>
      <w:r>
        <w:rPr>
          <w:rFonts w:ascii="Times New Roman" w:hAnsi="Times New Roman" w:cs="Times New Roman"/>
          <w:sz w:val="24"/>
          <w:szCs w:val="24"/>
        </w:rPr>
        <w:t xml:space="preserve">                       </w:t>
      </w:r>
      <w:r w:rsidR="00E21A6B" w:rsidRPr="00463B63">
        <w:rPr>
          <w:rFonts w:ascii="Times New Roman" w:hAnsi="Times New Roman" w:cs="Times New Roman"/>
          <w:sz w:val="24"/>
          <w:szCs w:val="24"/>
        </w:rPr>
        <w:t xml:space="preserve">Sustainable </w:t>
      </w:r>
      <w:del w:id="87" w:author="Microsoft Word" w:date="2025-03-19T10:35:00Z" w16du:dateUtc="2025-03-19T05:05:00Z">
        <w:r w:rsidR="00E21A6B" w:rsidRPr="0007297B">
          <w:rPr>
            <w:rFonts w:ascii="Times New Roman" w:hAnsi="Times New Roman" w:cs="Times New Roman"/>
            <w:sz w:val="24"/>
            <w:szCs w:val="24"/>
          </w:rPr>
          <w:delText>agriculture</w:delText>
        </w:r>
      </w:del>
      <w:ins w:id="88" w:author="Microsoft Word" w:date="2025-03-19T10:35:00Z" w16du:dateUtc="2025-03-19T05:05:00Z">
        <w:r w:rsidR="00735F92">
          <w:rPr>
            <w:rFonts w:ascii="Times New Roman" w:hAnsi="Times New Roman" w:cs="Times New Roman"/>
            <w:sz w:val="24"/>
            <w:szCs w:val="24"/>
          </w:rPr>
          <w:t>Agri</w:t>
        </w:r>
        <w:r w:rsidR="00E21A6B" w:rsidRPr="00463B63">
          <w:rPr>
            <w:rFonts w:ascii="Times New Roman" w:hAnsi="Times New Roman" w:cs="Times New Roman"/>
            <w:sz w:val="24"/>
            <w:szCs w:val="24"/>
          </w:rPr>
          <w:t>culture</w:t>
        </w:r>
      </w:ins>
      <w:r w:rsidR="00E21A6B" w:rsidRPr="00463B63">
        <w:rPr>
          <w:rFonts w:ascii="Times New Roman" w:hAnsi="Times New Roman" w:cs="Times New Roman"/>
          <w:sz w:val="24"/>
          <w:szCs w:val="24"/>
        </w:rPr>
        <w:t xml:space="preserve"> practices offer rural </w:t>
      </w:r>
      <w:r w:rsidR="00735F92" w:rsidRPr="00463B63">
        <w:rPr>
          <w:rFonts w:ascii="Times New Roman" w:hAnsi="Times New Roman" w:cs="Times New Roman"/>
          <w:sz w:val="24"/>
          <w:szCs w:val="24"/>
        </w:rPr>
        <w:t>entrepreneurs’</w:t>
      </w:r>
      <w:r w:rsidR="00E21A6B" w:rsidRPr="00463B63">
        <w:rPr>
          <w:rFonts w:ascii="Times New Roman" w:hAnsi="Times New Roman" w:cs="Times New Roman"/>
          <w:sz w:val="24"/>
          <w:szCs w:val="24"/>
        </w:rPr>
        <w:t xml:space="preserve"> opportunities to adopt eco-friendly methods that enhance long-term productivity. Practices like crop rotation, agroforestry, and soil conservation improve soil health and reduce dependency on chemical inputs. Entrepreneurs can tap into the growing demand for sustainably grown products, gaining access to premium markets. They can also provide services such as organic certification, consultancy, and sustainable farming equipment. By focusing on water conservation and waste reduction, rural businesses can minimize environmental impact. These practices promote resilience in rural communities and ensure food security for future generations.</w:t>
      </w:r>
    </w:p>
    <w:p w14:paraId="2862906D" w14:textId="77777777" w:rsidR="00463B63" w:rsidRDefault="00CA774C" w:rsidP="00463B63">
      <w:pPr>
        <w:pStyle w:val="ListParagraph"/>
        <w:numPr>
          <w:ilvl w:val="0"/>
          <w:numId w:val="19"/>
        </w:numPr>
        <w:jc w:val="both"/>
        <w:rPr>
          <w:rFonts w:ascii="Times New Roman" w:hAnsi="Times New Roman" w:cs="Times New Roman"/>
          <w:sz w:val="24"/>
          <w:szCs w:val="24"/>
        </w:rPr>
      </w:pPr>
      <w:r w:rsidRPr="00463B63">
        <w:rPr>
          <w:rFonts w:ascii="Times New Roman" w:hAnsi="Times New Roman" w:cs="Times New Roman"/>
          <w:b/>
          <w:bCs/>
          <w:sz w:val="24"/>
          <w:szCs w:val="24"/>
        </w:rPr>
        <w:t xml:space="preserve">Community-Supported </w:t>
      </w:r>
      <w:r w:rsidR="00735F92">
        <w:rPr>
          <w:rFonts w:ascii="Times New Roman" w:hAnsi="Times New Roman" w:cs="Times New Roman"/>
          <w:b/>
          <w:bCs/>
          <w:sz w:val="24"/>
          <w:szCs w:val="24"/>
        </w:rPr>
        <w:t>Agri</w:t>
      </w:r>
      <w:r w:rsidRPr="00463B63">
        <w:rPr>
          <w:rFonts w:ascii="Times New Roman" w:hAnsi="Times New Roman" w:cs="Times New Roman"/>
          <w:b/>
          <w:bCs/>
          <w:sz w:val="24"/>
          <w:szCs w:val="24"/>
        </w:rPr>
        <w:t>culture (CSA)</w:t>
      </w:r>
      <w:r w:rsidRPr="00463B63">
        <w:rPr>
          <w:rFonts w:ascii="Times New Roman" w:hAnsi="Times New Roman" w:cs="Times New Roman"/>
          <w:sz w:val="24"/>
          <w:szCs w:val="24"/>
        </w:rPr>
        <w:t xml:space="preserve">: </w:t>
      </w:r>
    </w:p>
    <w:p w14:paraId="21E59FBC" w14:textId="19B66DCA" w:rsidR="00145B21" w:rsidRPr="00463B63" w:rsidRDefault="00463B63" w:rsidP="00463B63">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2B5CBC" w:rsidRPr="00463B63">
        <w:rPr>
          <w:rFonts w:ascii="Times New Roman" w:hAnsi="Times New Roman" w:cs="Times New Roman"/>
          <w:sz w:val="24"/>
          <w:szCs w:val="24"/>
        </w:rPr>
        <w:t xml:space="preserve">Community-Supported </w:t>
      </w:r>
      <w:r w:rsidR="00735F92">
        <w:rPr>
          <w:rFonts w:ascii="Times New Roman" w:hAnsi="Times New Roman" w:cs="Times New Roman"/>
          <w:sz w:val="24"/>
          <w:szCs w:val="24"/>
        </w:rPr>
        <w:t>Agri</w:t>
      </w:r>
      <w:r w:rsidR="002B5CBC" w:rsidRPr="00463B63">
        <w:rPr>
          <w:rFonts w:ascii="Times New Roman" w:hAnsi="Times New Roman" w:cs="Times New Roman"/>
          <w:sz w:val="24"/>
          <w:szCs w:val="24"/>
        </w:rPr>
        <w:t xml:space="preserve">culture (CSA) offers rural entrepreneurs a direct connection between farmers and consumers, promoting local food systems. Entrepreneurs can create CSA programs, where customers subscribe to receive fresh, seasonal produce directly from farms. This model ensures farmers have a steady income stream while reducing market uncertainties. CSA initiatives also foster community engagement, as customers feel invested in the success of local </w:t>
      </w:r>
      <w:del w:id="89" w:author="Microsoft Word" w:date="2025-03-19T10:35:00Z" w16du:dateUtc="2025-03-19T05:05:00Z">
        <w:r w:rsidR="002B5CBC" w:rsidRPr="0007297B">
          <w:rPr>
            <w:rFonts w:ascii="Times New Roman" w:hAnsi="Times New Roman" w:cs="Times New Roman"/>
            <w:sz w:val="24"/>
            <w:szCs w:val="24"/>
          </w:rPr>
          <w:delText>agriculture.</w:delText>
        </w:r>
      </w:del>
      <w:ins w:id="90" w:author="Microsoft Word" w:date="2025-03-19T10:35:00Z" w16du:dateUtc="2025-03-19T05:05:00Z">
        <w:r w:rsidR="00735F92">
          <w:rPr>
            <w:rFonts w:ascii="Times New Roman" w:hAnsi="Times New Roman" w:cs="Times New Roman"/>
            <w:sz w:val="24"/>
            <w:szCs w:val="24"/>
          </w:rPr>
          <w:t>Agri</w:t>
        </w:r>
        <w:r w:rsidR="002B5CBC" w:rsidRPr="00463B63">
          <w:rPr>
            <w:rFonts w:ascii="Times New Roman" w:hAnsi="Times New Roman" w:cs="Times New Roman"/>
            <w:sz w:val="24"/>
            <w:szCs w:val="24"/>
          </w:rPr>
          <w:t>culture.</w:t>
        </w:r>
      </w:ins>
      <w:r w:rsidR="002B5CBC" w:rsidRPr="00463B63">
        <w:rPr>
          <w:rFonts w:ascii="Times New Roman" w:hAnsi="Times New Roman" w:cs="Times New Roman"/>
          <w:sz w:val="24"/>
          <w:szCs w:val="24"/>
        </w:rPr>
        <w:t xml:space="preserve"> Rural entrepreneurs can expand their services by offering value-added products like jams or dairy through the CSA model. Additionally, CSAs promote sustainability by reducing transportation costs and food waste.</w:t>
      </w:r>
    </w:p>
    <w:p w14:paraId="7078CE29" w14:textId="3AD480BB" w:rsidR="00DE2F90" w:rsidRPr="00752DC2" w:rsidRDefault="00455ADF" w:rsidP="002239CA">
      <w:pPr>
        <w:jc w:val="both"/>
        <w:rPr>
          <w:rFonts w:ascii="Times New Roman" w:hAnsi="Times New Roman" w:cs="Times New Roman"/>
          <w:b/>
          <w:bCs/>
          <w:sz w:val="24"/>
          <w:szCs w:val="24"/>
        </w:rPr>
      </w:pPr>
      <w:r w:rsidRPr="00752DC2">
        <w:rPr>
          <w:rFonts w:ascii="Times New Roman" w:hAnsi="Times New Roman" w:cs="Times New Roman"/>
          <w:b/>
          <w:bCs/>
          <w:sz w:val="24"/>
          <w:szCs w:val="24"/>
        </w:rPr>
        <w:t>3.</w:t>
      </w:r>
      <w:r w:rsidR="002239CA" w:rsidRPr="00752DC2">
        <w:rPr>
          <w:rFonts w:ascii="Times New Roman" w:hAnsi="Times New Roman" w:cs="Times New Roman"/>
          <w:b/>
          <w:bCs/>
          <w:sz w:val="24"/>
          <w:szCs w:val="24"/>
        </w:rPr>
        <w:t xml:space="preserve">10 </w:t>
      </w:r>
      <w:r w:rsidR="00145B21" w:rsidRPr="00752DC2">
        <w:rPr>
          <w:rFonts w:ascii="Times New Roman" w:hAnsi="Times New Roman" w:cs="Times New Roman"/>
          <w:b/>
          <w:bCs/>
          <w:sz w:val="24"/>
          <w:szCs w:val="24"/>
        </w:rPr>
        <w:t>CONCLUSION</w:t>
      </w:r>
    </w:p>
    <w:p w14:paraId="4D37C9C4" w14:textId="189D95C1" w:rsidR="00305A20" w:rsidRPr="00752DC2" w:rsidRDefault="00735F92" w:rsidP="002239CA">
      <w:pPr>
        <w:jc w:val="both"/>
        <w:rPr>
          <w:rFonts w:ascii="Times New Roman" w:hAnsi="Times New Roman" w:cs="Times New Roman"/>
          <w:sz w:val="24"/>
          <w:szCs w:val="24"/>
        </w:rPr>
      </w:pPr>
      <w:r>
        <w:rPr>
          <w:rFonts w:ascii="Times New Roman" w:hAnsi="Times New Roman" w:cs="Times New Roman"/>
          <w:sz w:val="24"/>
          <w:szCs w:val="24"/>
        </w:rPr>
        <w:t>Agri</w:t>
      </w:r>
      <w:r w:rsidR="00DE2F90" w:rsidRPr="00752DC2">
        <w:rPr>
          <w:rFonts w:ascii="Times New Roman" w:hAnsi="Times New Roman" w:cs="Times New Roman"/>
          <w:sz w:val="24"/>
          <w:szCs w:val="24"/>
        </w:rPr>
        <w:t xml:space="preserve">-based rural entrepreneurship drives economic development by creating jobs, increasing farmers' income, and promoting sustainable practices. Entrepreneurs add value to raw </w:t>
      </w:r>
      <w:r>
        <w:rPr>
          <w:rFonts w:ascii="Times New Roman" w:hAnsi="Times New Roman" w:cs="Times New Roman"/>
          <w:sz w:val="24"/>
          <w:szCs w:val="24"/>
        </w:rPr>
        <w:t>Agri</w:t>
      </w:r>
      <w:r w:rsidR="00DE2F90" w:rsidRPr="00752DC2">
        <w:rPr>
          <w:rFonts w:ascii="Times New Roman" w:hAnsi="Times New Roman" w:cs="Times New Roman"/>
          <w:sz w:val="24"/>
          <w:szCs w:val="24"/>
        </w:rPr>
        <w:t xml:space="preserve">cultural products, boosting market value and shelf life, benefiting both farmers and local economies. However, challenges like limited capital, infrastructure gaps, technological barriers, and climate change risks hinder growth. Addressing these with financial support, mentorship, and better infrastructure can help entrepreneurs thrive. Opportunities in value-added processing, </w:t>
      </w:r>
      <w:r>
        <w:rPr>
          <w:rFonts w:ascii="Times New Roman" w:hAnsi="Times New Roman" w:cs="Times New Roman"/>
          <w:sz w:val="24"/>
          <w:szCs w:val="24"/>
        </w:rPr>
        <w:t>Agri</w:t>
      </w:r>
      <w:r w:rsidR="00DE2F90" w:rsidRPr="00752DC2">
        <w:rPr>
          <w:rFonts w:ascii="Times New Roman" w:hAnsi="Times New Roman" w:cs="Times New Roman"/>
          <w:sz w:val="24"/>
          <w:szCs w:val="24"/>
        </w:rPr>
        <w:t xml:space="preserve">-tourism, organic farming, and </w:t>
      </w:r>
      <w:r>
        <w:rPr>
          <w:rFonts w:ascii="Times New Roman" w:hAnsi="Times New Roman" w:cs="Times New Roman"/>
          <w:sz w:val="24"/>
          <w:szCs w:val="24"/>
        </w:rPr>
        <w:t>Agri</w:t>
      </w:r>
      <w:r w:rsidR="00DE2F90" w:rsidRPr="00752DC2">
        <w:rPr>
          <w:rFonts w:ascii="Times New Roman" w:hAnsi="Times New Roman" w:cs="Times New Roman"/>
          <w:sz w:val="24"/>
          <w:szCs w:val="24"/>
        </w:rPr>
        <w:t>-tech can further boost rural economies. Creating a supportive ecosystem with finance, technology, and market access is essential for sustainable growth and prosperity in rural areas.</w:t>
      </w:r>
    </w:p>
    <w:p w14:paraId="60C4124A" w14:textId="2B731278" w:rsidR="00770BE3" w:rsidRPr="00752DC2" w:rsidRDefault="00770BE3" w:rsidP="002239CA">
      <w:pPr>
        <w:ind w:firstLine="13740"/>
        <w:jc w:val="both"/>
        <w:rPr>
          <w:rFonts w:ascii="Times New Roman" w:hAnsi="Times New Roman" w:cs="Times New Roman"/>
          <w:sz w:val="24"/>
          <w:szCs w:val="24"/>
        </w:rPr>
      </w:pPr>
    </w:p>
    <w:p w14:paraId="6BB5790A" w14:textId="77777777" w:rsidR="00BF7C1E" w:rsidRPr="00752DC2" w:rsidRDefault="00BF7C1E" w:rsidP="002239CA">
      <w:pPr>
        <w:ind w:firstLine="13740"/>
        <w:jc w:val="both"/>
        <w:rPr>
          <w:rFonts w:ascii="Times New Roman" w:hAnsi="Times New Roman" w:cs="Times New Roman"/>
          <w:sz w:val="24"/>
          <w:szCs w:val="24"/>
        </w:rPr>
      </w:pPr>
    </w:p>
    <w:p w14:paraId="6E91C2C5" w14:textId="5C6115F9" w:rsidR="00E4384B" w:rsidRPr="00752DC2" w:rsidRDefault="00E4384B" w:rsidP="002239CA">
      <w:pPr>
        <w:jc w:val="both"/>
        <w:rPr>
          <w:rFonts w:ascii="Times New Roman" w:hAnsi="Times New Roman" w:cs="Times New Roman"/>
          <w:sz w:val="24"/>
          <w:szCs w:val="24"/>
        </w:rPr>
      </w:pPr>
    </w:p>
    <w:sectPr w:rsidR="00E4384B" w:rsidRPr="00752DC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25B6" w14:textId="77777777" w:rsidR="003A16FB" w:rsidRDefault="003A16FB" w:rsidP="000B6FAC">
      <w:pPr>
        <w:spacing w:after="0" w:line="240" w:lineRule="auto"/>
      </w:pPr>
      <w:r>
        <w:separator/>
      </w:r>
    </w:p>
  </w:endnote>
  <w:endnote w:type="continuationSeparator" w:id="0">
    <w:p w14:paraId="3E4F8C01" w14:textId="77777777" w:rsidR="003A16FB" w:rsidRDefault="003A16FB" w:rsidP="000B6FAC">
      <w:pPr>
        <w:spacing w:after="0" w:line="240" w:lineRule="auto"/>
      </w:pPr>
      <w:r>
        <w:continuationSeparator/>
      </w:r>
    </w:p>
  </w:endnote>
  <w:endnote w:type="continuationNotice" w:id="1">
    <w:p w14:paraId="74852C41" w14:textId="77777777" w:rsidR="003A16FB" w:rsidRDefault="003A16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F708" w14:textId="77777777" w:rsidR="000B6FAC" w:rsidRDefault="000B6F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AFB2" w14:textId="77777777" w:rsidR="000B6FAC" w:rsidRDefault="000B6F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83D4" w14:textId="77777777" w:rsidR="000B6FAC" w:rsidRDefault="000B6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87C52" w14:textId="77777777" w:rsidR="003A16FB" w:rsidRDefault="003A16FB" w:rsidP="000B6FAC">
      <w:pPr>
        <w:spacing w:after="0" w:line="240" w:lineRule="auto"/>
      </w:pPr>
      <w:r>
        <w:separator/>
      </w:r>
    </w:p>
  </w:footnote>
  <w:footnote w:type="continuationSeparator" w:id="0">
    <w:p w14:paraId="26D56FF4" w14:textId="77777777" w:rsidR="003A16FB" w:rsidRDefault="003A16FB" w:rsidP="000B6FAC">
      <w:pPr>
        <w:spacing w:after="0" w:line="240" w:lineRule="auto"/>
      </w:pPr>
      <w:r>
        <w:continuationSeparator/>
      </w:r>
    </w:p>
  </w:footnote>
  <w:footnote w:type="continuationNotice" w:id="1">
    <w:p w14:paraId="2FB85300" w14:textId="77777777" w:rsidR="003A16FB" w:rsidRDefault="003A16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88FF" w14:textId="77777777" w:rsidR="000B6FAC" w:rsidRDefault="000B6F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3CE9" w14:textId="77777777" w:rsidR="000B6FAC" w:rsidRDefault="000B6FAC" w:rsidP="000B6F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AFD3" w14:textId="77777777" w:rsidR="000B6FAC" w:rsidRDefault="000B6F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A03"/>
    <w:multiLevelType w:val="hybridMultilevel"/>
    <w:tmpl w:val="71E4CF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E6BEA"/>
    <w:multiLevelType w:val="hybridMultilevel"/>
    <w:tmpl w:val="64A80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3A4C1D"/>
    <w:multiLevelType w:val="multilevel"/>
    <w:tmpl w:val="A8368E28"/>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F064EB"/>
    <w:multiLevelType w:val="multilevel"/>
    <w:tmpl w:val="CCC88ABA"/>
    <w:lvl w:ilvl="0">
      <w:start w:val="3"/>
      <w:numFmt w:val="decimal"/>
      <w:lvlText w:val="%1"/>
      <w:lvlJc w:val="left"/>
      <w:pPr>
        <w:ind w:left="420" w:hanging="420"/>
      </w:pPr>
      <w:rPr>
        <w:rFonts w:hint="default"/>
      </w:rPr>
    </w:lvl>
    <w:lvl w:ilvl="1">
      <w:start w:val="10"/>
      <w:numFmt w:val="decimal"/>
      <w:lvlText w:val="%1.%2"/>
      <w:lvlJc w:val="left"/>
      <w:pPr>
        <w:ind w:left="780" w:hanging="4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EE81298"/>
    <w:multiLevelType w:val="hybridMultilevel"/>
    <w:tmpl w:val="2C36672C"/>
    <w:lvl w:ilvl="0" w:tplc="6AD4C92C">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CD61DE"/>
    <w:multiLevelType w:val="hybridMultilevel"/>
    <w:tmpl w:val="AE2EA2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120F4D"/>
    <w:multiLevelType w:val="multilevel"/>
    <w:tmpl w:val="84B4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C86F7D"/>
    <w:multiLevelType w:val="hybridMultilevel"/>
    <w:tmpl w:val="D7C64F70"/>
    <w:lvl w:ilvl="0" w:tplc="91A2961A">
      <w:start w:val="1"/>
      <w:numFmt w:val="decimal"/>
      <w:lvlText w:val="3.%1"/>
      <w:lvlJc w:val="left"/>
      <w:pPr>
        <w:ind w:left="720" w:hanging="360"/>
      </w:pPr>
      <w:rPr>
        <w:rFonts w:hint="default"/>
      </w:rPr>
    </w:lvl>
    <w:lvl w:ilvl="1" w:tplc="0A465B36">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F3637E"/>
    <w:multiLevelType w:val="hybridMultilevel"/>
    <w:tmpl w:val="31B08A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5C2CAA"/>
    <w:multiLevelType w:val="multilevel"/>
    <w:tmpl w:val="D11CDDF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7883F26"/>
    <w:multiLevelType w:val="hybridMultilevel"/>
    <w:tmpl w:val="D01C65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1B932AD"/>
    <w:multiLevelType w:val="multilevel"/>
    <w:tmpl w:val="A8368E28"/>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FE251C"/>
    <w:multiLevelType w:val="hybridMultilevel"/>
    <w:tmpl w:val="AA3E92E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A641A1"/>
    <w:multiLevelType w:val="hybridMultilevel"/>
    <w:tmpl w:val="FFC495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D5535E2"/>
    <w:multiLevelType w:val="hybridMultilevel"/>
    <w:tmpl w:val="B5807DB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0E717AE"/>
    <w:multiLevelType w:val="hybridMultilevel"/>
    <w:tmpl w:val="6674F8A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4E5466F"/>
    <w:multiLevelType w:val="hybridMultilevel"/>
    <w:tmpl w:val="BB60C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9370CE"/>
    <w:multiLevelType w:val="hybridMultilevel"/>
    <w:tmpl w:val="B3821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A95F40"/>
    <w:multiLevelType w:val="hybridMultilevel"/>
    <w:tmpl w:val="AE543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51482A"/>
    <w:multiLevelType w:val="hybridMultilevel"/>
    <w:tmpl w:val="8E5E49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530C5A"/>
    <w:multiLevelType w:val="hybridMultilevel"/>
    <w:tmpl w:val="AE2EA2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47A6DFE"/>
    <w:multiLevelType w:val="multilevel"/>
    <w:tmpl w:val="BD16A41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4BD5329"/>
    <w:multiLevelType w:val="multilevel"/>
    <w:tmpl w:val="D11CDDFE"/>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96634126">
    <w:abstractNumId w:val="16"/>
  </w:num>
  <w:num w:numId="2" w16cid:durableId="1298146111">
    <w:abstractNumId w:val="14"/>
  </w:num>
  <w:num w:numId="3" w16cid:durableId="927810128">
    <w:abstractNumId w:val="13"/>
  </w:num>
  <w:num w:numId="4" w16cid:durableId="1078748688">
    <w:abstractNumId w:val="12"/>
  </w:num>
  <w:num w:numId="5" w16cid:durableId="1225797142">
    <w:abstractNumId w:val="15"/>
  </w:num>
  <w:num w:numId="6" w16cid:durableId="1387528690">
    <w:abstractNumId w:val="7"/>
  </w:num>
  <w:num w:numId="7" w16cid:durableId="2060279360">
    <w:abstractNumId w:val="20"/>
  </w:num>
  <w:num w:numId="8" w16cid:durableId="748118158">
    <w:abstractNumId w:val="6"/>
  </w:num>
  <w:num w:numId="9" w16cid:durableId="1517883726">
    <w:abstractNumId w:val="5"/>
  </w:num>
  <w:num w:numId="10" w16cid:durableId="1202550781">
    <w:abstractNumId w:val="3"/>
  </w:num>
  <w:num w:numId="11" w16cid:durableId="207182129">
    <w:abstractNumId w:val="0"/>
  </w:num>
  <w:num w:numId="12" w16cid:durableId="68619136">
    <w:abstractNumId w:val="11"/>
  </w:num>
  <w:num w:numId="13" w16cid:durableId="1271814430">
    <w:abstractNumId w:val="2"/>
  </w:num>
  <w:num w:numId="14" w16cid:durableId="1470443216">
    <w:abstractNumId w:val="9"/>
  </w:num>
  <w:num w:numId="15" w16cid:durableId="161896537">
    <w:abstractNumId w:val="22"/>
  </w:num>
  <w:num w:numId="16" w16cid:durableId="2146384861">
    <w:abstractNumId w:val="17"/>
  </w:num>
  <w:num w:numId="17" w16cid:durableId="450516989">
    <w:abstractNumId w:val="18"/>
  </w:num>
  <w:num w:numId="18" w16cid:durableId="974142278">
    <w:abstractNumId w:val="8"/>
  </w:num>
  <w:num w:numId="19" w16cid:durableId="888568658">
    <w:abstractNumId w:val="19"/>
  </w:num>
  <w:num w:numId="20" w16cid:durableId="2081712613">
    <w:abstractNumId w:val="21"/>
  </w:num>
  <w:num w:numId="21" w16cid:durableId="1749961936">
    <w:abstractNumId w:val="4"/>
  </w:num>
  <w:num w:numId="22" w16cid:durableId="825635373">
    <w:abstractNumId w:val="10"/>
  </w:num>
  <w:num w:numId="23" w16cid:durableId="1133979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5C"/>
    <w:rsid w:val="00026C62"/>
    <w:rsid w:val="00052622"/>
    <w:rsid w:val="0007297B"/>
    <w:rsid w:val="0007590D"/>
    <w:rsid w:val="00076108"/>
    <w:rsid w:val="00091A78"/>
    <w:rsid w:val="000A41E6"/>
    <w:rsid w:val="000B6FAC"/>
    <w:rsid w:val="001148E8"/>
    <w:rsid w:val="00114D94"/>
    <w:rsid w:val="00120B49"/>
    <w:rsid w:val="0012614F"/>
    <w:rsid w:val="001309E6"/>
    <w:rsid w:val="00133CDE"/>
    <w:rsid w:val="00134A0D"/>
    <w:rsid w:val="00141AC7"/>
    <w:rsid w:val="00145B21"/>
    <w:rsid w:val="00154845"/>
    <w:rsid w:val="00171A08"/>
    <w:rsid w:val="00190505"/>
    <w:rsid w:val="00195402"/>
    <w:rsid w:val="001B11F8"/>
    <w:rsid w:val="001B53AF"/>
    <w:rsid w:val="001E0957"/>
    <w:rsid w:val="001E3366"/>
    <w:rsid w:val="001F61FB"/>
    <w:rsid w:val="00221EB9"/>
    <w:rsid w:val="002239CA"/>
    <w:rsid w:val="00240856"/>
    <w:rsid w:val="00263B3E"/>
    <w:rsid w:val="002B0334"/>
    <w:rsid w:val="002B4929"/>
    <w:rsid w:val="002B5972"/>
    <w:rsid w:val="002B5CBC"/>
    <w:rsid w:val="002C6CC3"/>
    <w:rsid w:val="002E06C2"/>
    <w:rsid w:val="00305A20"/>
    <w:rsid w:val="00310341"/>
    <w:rsid w:val="00315FAB"/>
    <w:rsid w:val="00371809"/>
    <w:rsid w:val="00387F1D"/>
    <w:rsid w:val="003A16FB"/>
    <w:rsid w:val="003A2FCB"/>
    <w:rsid w:val="003C3306"/>
    <w:rsid w:val="003C4D47"/>
    <w:rsid w:val="003C7454"/>
    <w:rsid w:val="003E287E"/>
    <w:rsid w:val="003E776B"/>
    <w:rsid w:val="003F2EF0"/>
    <w:rsid w:val="003F4067"/>
    <w:rsid w:val="003F4B4E"/>
    <w:rsid w:val="00400A2F"/>
    <w:rsid w:val="00413C5D"/>
    <w:rsid w:val="00442B05"/>
    <w:rsid w:val="00454C7F"/>
    <w:rsid w:val="00455ADF"/>
    <w:rsid w:val="00460D88"/>
    <w:rsid w:val="00463B63"/>
    <w:rsid w:val="00471F97"/>
    <w:rsid w:val="00486098"/>
    <w:rsid w:val="004A295C"/>
    <w:rsid w:val="004F164C"/>
    <w:rsid w:val="0050255D"/>
    <w:rsid w:val="005033E9"/>
    <w:rsid w:val="00523868"/>
    <w:rsid w:val="00531E82"/>
    <w:rsid w:val="00541E6F"/>
    <w:rsid w:val="005529C1"/>
    <w:rsid w:val="00554C83"/>
    <w:rsid w:val="005726CB"/>
    <w:rsid w:val="00575306"/>
    <w:rsid w:val="005760EB"/>
    <w:rsid w:val="005D7D1B"/>
    <w:rsid w:val="005F105E"/>
    <w:rsid w:val="005F3E15"/>
    <w:rsid w:val="006055F0"/>
    <w:rsid w:val="00656A4B"/>
    <w:rsid w:val="006804EA"/>
    <w:rsid w:val="00681C2F"/>
    <w:rsid w:val="006873E5"/>
    <w:rsid w:val="006D2121"/>
    <w:rsid w:val="006D2847"/>
    <w:rsid w:val="006F3E06"/>
    <w:rsid w:val="006F69D6"/>
    <w:rsid w:val="00703813"/>
    <w:rsid w:val="00713EB9"/>
    <w:rsid w:val="00735F92"/>
    <w:rsid w:val="00752DC2"/>
    <w:rsid w:val="00757238"/>
    <w:rsid w:val="00770BE3"/>
    <w:rsid w:val="007A314D"/>
    <w:rsid w:val="007E4F4B"/>
    <w:rsid w:val="008350C5"/>
    <w:rsid w:val="00851D60"/>
    <w:rsid w:val="00865903"/>
    <w:rsid w:val="00887C0F"/>
    <w:rsid w:val="008940B5"/>
    <w:rsid w:val="008A2F50"/>
    <w:rsid w:val="008A7E80"/>
    <w:rsid w:val="008B4144"/>
    <w:rsid w:val="008B621A"/>
    <w:rsid w:val="008D146B"/>
    <w:rsid w:val="008E00B8"/>
    <w:rsid w:val="008E70BC"/>
    <w:rsid w:val="00911245"/>
    <w:rsid w:val="009368D6"/>
    <w:rsid w:val="00965886"/>
    <w:rsid w:val="009818E2"/>
    <w:rsid w:val="00983BF5"/>
    <w:rsid w:val="0098686A"/>
    <w:rsid w:val="00987028"/>
    <w:rsid w:val="009B691A"/>
    <w:rsid w:val="009C0F05"/>
    <w:rsid w:val="009C2D38"/>
    <w:rsid w:val="009D5A95"/>
    <w:rsid w:val="009E2B7E"/>
    <w:rsid w:val="009F55CC"/>
    <w:rsid w:val="00A20264"/>
    <w:rsid w:val="00A54E84"/>
    <w:rsid w:val="00A67349"/>
    <w:rsid w:val="00A80288"/>
    <w:rsid w:val="00A95A8A"/>
    <w:rsid w:val="00A964D5"/>
    <w:rsid w:val="00AA0601"/>
    <w:rsid w:val="00AA14DA"/>
    <w:rsid w:val="00AC7FD4"/>
    <w:rsid w:val="00AD6D24"/>
    <w:rsid w:val="00AD72F8"/>
    <w:rsid w:val="00AE55E8"/>
    <w:rsid w:val="00AE6B53"/>
    <w:rsid w:val="00AF741C"/>
    <w:rsid w:val="00B62BEB"/>
    <w:rsid w:val="00B63F14"/>
    <w:rsid w:val="00B65144"/>
    <w:rsid w:val="00B67BD4"/>
    <w:rsid w:val="00B723A2"/>
    <w:rsid w:val="00B865F9"/>
    <w:rsid w:val="00B87BBA"/>
    <w:rsid w:val="00B902D5"/>
    <w:rsid w:val="00B90920"/>
    <w:rsid w:val="00BB7BF1"/>
    <w:rsid w:val="00BD1B53"/>
    <w:rsid w:val="00BF7C1E"/>
    <w:rsid w:val="00C0026D"/>
    <w:rsid w:val="00C172D7"/>
    <w:rsid w:val="00C23C75"/>
    <w:rsid w:val="00C26515"/>
    <w:rsid w:val="00C7218F"/>
    <w:rsid w:val="00C86390"/>
    <w:rsid w:val="00CA2629"/>
    <w:rsid w:val="00CA774C"/>
    <w:rsid w:val="00CA77A8"/>
    <w:rsid w:val="00CC4D80"/>
    <w:rsid w:val="00CE57FD"/>
    <w:rsid w:val="00CE62AA"/>
    <w:rsid w:val="00CF45A3"/>
    <w:rsid w:val="00CF49BE"/>
    <w:rsid w:val="00D31593"/>
    <w:rsid w:val="00D36D62"/>
    <w:rsid w:val="00D66CF2"/>
    <w:rsid w:val="00D82B51"/>
    <w:rsid w:val="00D86080"/>
    <w:rsid w:val="00DA02FB"/>
    <w:rsid w:val="00DA5839"/>
    <w:rsid w:val="00DA7B8C"/>
    <w:rsid w:val="00DC0FC2"/>
    <w:rsid w:val="00DC26D5"/>
    <w:rsid w:val="00DC3417"/>
    <w:rsid w:val="00DC502A"/>
    <w:rsid w:val="00DE2F90"/>
    <w:rsid w:val="00E02DAD"/>
    <w:rsid w:val="00E21A6B"/>
    <w:rsid w:val="00E26C7A"/>
    <w:rsid w:val="00E4274C"/>
    <w:rsid w:val="00E4384B"/>
    <w:rsid w:val="00E66740"/>
    <w:rsid w:val="00E6685B"/>
    <w:rsid w:val="00E75B86"/>
    <w:rsid w:val="00E82DE5"/>
    <w:rsid w:val="00E87D38"/>
    <w:rsid w:val="00E9281E"/>
    <w:rsid w:val="00EC3208"/>
    <w:rsid w:val="00ED6598"/>
    <w:rsid w:val="00F12474"/>
    <w:rsid w:val="00F12744"/>
    <w:rsid w:val="00F36176"/>
    <w:rsid w:val="00F44D0C"/>
    <w:rsid w:val="00F46B27"/>
    <w:rsid w:val="00F5051E"/>
    <w:rsid w:val="00F531A8"/>
    <w:rsid w:val="00F63DAF"/>
    <w:rsid w:val="00F84B2D"/>
    <w:rsid w:val="00F85D94"/>
    <w:rsid w:val="00F93E2F"/>
    <w:rsid w:val="00FA7975"/>
    <w:rsid w:val="00FC0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A02E"/>
  <w15:chartTrackingRefBased/>
  <w15:docId w15:val="{22B669F1-6346-44D7-90D8-F675E74BC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2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2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2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2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2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2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2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2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2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95C"/>
    <w:rPr>
      <w:rFonts w:eastAsiaTheme="majorEastAsia" w:cstheme="majorBidi"/>
      <w:color w:val="272727" w:themeColor="text1" w:themeTint="D8"/>
    </w:rPr>
  </w:style>
  <w:style w:type="paragraph" w:styleId="Title">
    <w:name w:val="Title"/>
    <w:basedOn w:val="Normal"/>
    <w:next w:val="Normal"/>
    <w:link w:val="TitleChar"/>
    <w:uiPriority w:val="10"/>
    <w:qFormat/>
    <w:rsid w:val="004A2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5C"/>
    <w:pPr>
      <w:spacing w:before="160"/>
      <w:jc w:val="center"/>
    </w:pPr>
    <w:rPr>
      <w:i/>
      <w:iCs/>
      <w:color w:val="404040" w:themeColor="text1" w:themeTint="BF"/>
    </w:rPr>
  </w:style>
  <w:style w:type="character" w:customStyle="1" w:styleId="QuoteChar">
    <w:name w:val="Quote Char"/>
    <w:basedOn w:val="DefaultParagraphFont"/>
    <w:link w:val="Quote"/>
    <w:uiPriority w:val="29"/>
    <w:rsid w:val="004A295C"/>
    <w:rPr>
      <w:i/>
      <w:iCs/>
      <w:color w:val="404040" w:themeColor="text1" w:themeTint="BF"/>
    </w:rPr>
  </w:style>
  <w:style w:type="paragraph" w:styleId="ListParagraph">
    <w:name w:val="List Paragraph"/>
    <w:basedOn w:val="Normal"/>
    <w:uiPriority w:val="34"/>
    <w:qFormat/>
    <w:rsid w:val="004A295C"/>
    <w:pPr>
      <w:ind w:left="720"/>
      <w:contextualSpacing/>
    </w:pPr>
  </w:style>
  <w:style w:type="character" w:styleId="IntenseEmphasis">
    <w:name w:val="Intense Emphasis"/>
    <w:basedOn w:val="DefaultParagraphFont"/>
    <w:uiPriority w:val="21"/>
    <w:qFormat/>
    <w:rsid w:val="004A295C"/>
    <w:rPr>
      <w:i/>
      <w:iCs/>
      <w:color w:val="2F5496" w:themeColor="accent1" w:themeShade="BF"/>
    </w:rPr>
  </w:style>
  <w:style w:type="paragraph" w:styleId="IntenseQuote">
    <w:name w:val="Intense Quote"/>
    <w:basedOn w:val="Normal"/>
    <w:next w:val="Normal"/>
    <w:link w:val="IntenseQuoteChar"/>
    <w:uiPriority w:val="30"/>
    <w:qFormat/>
    <w:rsid w:val="004A2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295C"/>
    <w:rPr>
      <w:i/>
      <w:iCs/>
      <w:color w:val="2F5496" w:themeColor="accent1" w:themeShade="BF"/>
    </w:rPr>
  </w:style>
  <w:style w:type="character" w:styleId="IntenseReference">
    <w:name w:val="Intense Reference"/>
    <w:basedOn w:val="DefaultParagraphFont"/>
    <w:uiPriority w:val="32"/>
    <w:qFormat/>
    <w:rsid w:val="004A295C"/>
    <w:rPr>
      <w:b/>
      <w:bCs/>
      <w:smallCaps/>
      <w:color w:val="2F5496" w:themeColor="accent1" w:themeShade="BF"/>
      <w:spacing w:val="5"/>
    </w:rPr>
  </w:style>
  <w:style w:type="character" w:styleId="Hyperlink">
    <w:name w:val="Hyperlink"/>
    <w:basedOn w:val="DefaultParagraphFont"/>
    <w:uiPriority w:val="99"/>
    <w:unhideWhenUsed/>
    <w:rsid w:val="00CA774C"/>
    <w:rPr>
      <w:color w:val="0563C1" w:themeColor="hyperlink"/>
      <w:u w:val="single"/>
    </w:rPr>
  </w:style>
  <w:style w:type="character" w:styleId="UnresolvedMention">
    <w:name w:val="Unresolved Mention"/>
    <w:basedOn w:val="DefaultParagraphFont"/>
    <w:uiPriority w:val="99"/>
    <w:semiHidden/>
    <w:unhideWhenUsed/>
    <w:rsid w:val="00CA774C"/>
    <w:rPr>
      <w:color w:val="605E5C"/>
      <w:shd w:val="clear" w:color="auto" w:fill="E1DFDD"/>
    </w:rPr>
  </w:style>
  <w:style w:type="paragraph" w:styleId="Header">
    <w:name w:val="header"/>
    <w:basedOn w:val="Normal"/>
    <w:link w:val="HeaderChar"/>
    <w:uiPriority w:val="99"/>
    <w:unhideWhenUsed/>
    <w:rsid w:val="000B6F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6FAC"/>
  </w:style>
  <w:style w:type="paragraph" w:styleId="Footer">
    <w:name w:val="footer"/>
    <w:basedOn w:val="Normal"/>
    <w:link w:val="FooterChar"/>
    <w:uiPriority w:val="99"/>
    <w:unhideWhenUsed/>
    <w:rsid w:val="000B6F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6FAC"/>
  </w:style>
  <w:style w:type="paragraph" w:styleId="NormalWeb">
    <w:name w:val="Normal (Web)"/>
    <w:basedOn w:val="Normal"/>
    <w:uiPriority w:val="99"/>
    <w:semiHidden/>
    <w:unhideWhenUsed/>
    <w:rsid w:val="001E09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9057">
      <w:bodyDiv w:val="1"/>
      <w:marLeft w:val="0"/>
      <w:marRight w:val="0"/>
      <w:marTop w:val="0"/>
      <w:marBottom w:val="0"/>
      <w:divBdr>
        <w:top w:val="none" w:sz="0" w:space="0" w:color="auto"/>
        <w:left w:val="none" w:sz="0" w:space="0" w:color="auto"/>
        <w:bottom w:val="none" w:sz="0" w:space="0" w:color="auto"/>
        <w:right w:val="none" w:sz="0" w:space="0" w:color="auto"/>
      </w:divBdr>
    </w:div>
    <w:div w:id="110705456">
      <w:bodyDiv w:val="1"/>
      <w:marLeft w:val="0"/>
      <w:marRight w:val="0"/>
      <w:marTop w:val="0"/>
      <w:marBottom w:val="0"/>
      <w:divBdr>
        <w:top w:val="none" w:sz="0" w:space="0" w:color="auto"/>
        <w:left w:val="none" w:sz="0" w:space="0" w:color="auto"/>
        <w:bottom w:val="none" w:sz="0" w:space="0" w:color="auto"/>
        <w:right w:val="none" w:sz="0" w:space="0" w:color="auto"/>
      </w:divBdr>
    </w:div>
    <w:div w:id="158086728">
      <w:bodyDiv w:val="1"/>
      <w:marLeft w:val="0"/>
      <w:marRight w:val="0"/>
      <w:marTop w:val="0"/>
      <w:marBottom w:val="0"/>
      <w:divBdr>
        <w:top w:val="none" w:sz="0" w:space="0" w:color="auto"/>
        <w:left w:val="none" w:sz="0" w:space="0" w:color="auto"/>
        <w:bottom w:val="none" w:sz="0" w:space="0" w:color="auto"/>
        <w:right w:val="none" w:sz="0" w:space="0" w:color="auto"/>
      </w:divBdr>
      <w:divsChild>
        <w:div w:id="230194412">
          <w:marLeft w:val="0"/>
          <w:marRight w:val="0"/>
          <w:marTop w:val="0"/>
          <w:marBottom w:val="0"/>
          <w:divBdr>
            <w:top w:val="none" w:sz="0" w:space="0" w:color="auto"/>
            <w:left w:val="none" w:sz="0" w:space="0" w:color="auto"/>
            <w:bottom w:val="none" w:sz="0" w:space="0" w:color="auto"/>
            <w:right w:val="none" w:sz="0" w:space="0" w:color="auto"/>
          </w:divBdr>
          <w:divsChild>
            <w:div w:id="1412196359">
              <w:marLeft w:val="0"/>
              <w:marRight w:val="0"/>
              <w:marTop w:val="0"/>
              <w:marBottom w:val="0"/>
              <w:divBdr>
                <w:top w:val="none" w:sz="0" w:space="0" w:color="auto"/>
                <w:left w:val="none" w:sz="0" w:space="0" w:color="auto"/>
                <w:bottom w:val="none" w:sz="0" w:space="0" w:color="auto"/>
                <w:right w:val="none" w:sz="0" w:space="0" w:color="auto"/>
              </w:divBdr>
              <w:divsChild>
                <w:div w:id="430777555">
                  <w:marLeft w:val="0"/>
                  <w:marRight w:val="0"/>
                  <w:marTop w:val="0"/>
                  <w:marBottom w:val="0"/>
                  <w:divBdr>
                    <w:top w:val="none" w:sz="0" w:space="0" w:color="auto"/>
                    <w:left w:val="none" w:sz="0" w:space="0" w:color="auto"/>
                    <w:bottom w:val="none" w:sz="0" w:space="0" w:color="auto"/>
                    <w:right w:val="none" w:sz="0" w:space="0" w:color="auto"/>
                  </w:divBdr>
                  <w:divsChild>
                    <w:div w:id="1447775702">
                      <w:marLeft w:val="0"/>
                      <w:marRight w:val="0"/>
                      <w:marTop w:val="0"/>
                      <w:marBottom w:val="0"/>
                      <w:divBdr>
                        <w:top w:val="none" w:sz="0" w:space="0" w:color="auto"/>
                        <w:left w:val="none" w:sz="0" w:space="0" w:color="auto"/>
                        <w:bottom w:val="none" w:sz="0" w:space="0" w:color="auto"/>
                        <w:right w:val="none" w:sz="0" w:space="0" w:color="auto"/>
                      </w:divBdr>
                      <w:divsChild>
                        <w:div w:id="84621572">
                          <w:marLeft w:val="0"/>
                          <w:marRight w:val="0"/>
                          <w:marTop w:val="0"/>
                          <w:marBottom w:val="0"/>
                          <w:divBdr>
                            <w:top w:val="none" w:sz="0" w:space="0" w:color="auto"/>
                            <w:left w:val="none" w:sz="0" w:space="0" w:color="auto"/>
                            <w:bottom w:val="none" w:sz="0" w:space="0" w:color="auto"/>
                            <w:right w:val="none" w:sz="0" w:space="0" w:color="auto"/>
                          </w:divBdr>
                          <w:divsChild>
                            <w:div w:id="1153106837">
                              <w:marLeft w:val="0"/>
                              <w:marRight w:val="0"/>
                              <w:marTop w:val="0"/>
                              <w:marBottom w:val="0"/>
                              <w:divBdr>
                                <w:top w:val="none" w:sz="0" w:space="0" w:color="auto"/>
                                <w:left w:val="none" w:sz="0" w:space="0" w:color="auto"/>
                                <w:bottom w:val="none" w:sz="0" w:space="0" w:color="auto"/>
                                <w:right w:val="none" w:sz="0" w:space="0" w:color="auto"/>
                              </w:divBdr>
                              <w:divsChild>
                                <w:div w:id="794761600">
                                  <w:marLeft w:val="0"/>
                                  <w:marRight w:val="0"/>
                                  <w:marTop w:val="0"/>
                                  <w:marBottom w:val="0"/>
                                  <w:divBdr>
                                    <w:top w:val="none" w:sz="0" w:space="0" w:color="auto"/>
                                    <w:left w:val="none" w:sz="0" w:space="0" w:color="auto"/>
                                    <w:bottom w:val="none" w:sz="0" w:space="0" w:color="auto"/>
                                    <w:right w:val="none" w:sz="0" w:space="0" w:color="auto"/>
                                  </w:divBdr>
                                  <w:divsChild>
                                    <w:div w:id="1271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72875">
      <w:bodyDiv w:val="1"/>
      <w:marLeft w:val="0"/>
      <w:marRight w:val="0"/>
      <w:marTop w:val="0"/>
      <w:marBottom w:val="0"/>
      <w:divBdr>
        <w:top w:val="none" w:sz="0" w:space="0" w:color="auto"/>
        <w:left w:val="none" w:sz="0" w:space="0" w:color="auto"/>
        <w:bottom w:val="none" w:sz="0" w:space="0" w:color="auto"/>
        <w:right w:val="none" w:sz="0" w:space="0" w:color="auto"/>
      </w:divBdr>
    </w:div>
    <w:div w:id="212623993">
      <w:bodyDiv w:val="1"/>
      <w:marLeft w:val="0"/>
      <w:marRight w:val="0"/>
      <w:marTop w:val="0"/>
      <w:marBottom w:val="0"/>
      <w:divBdr>
        <w:top w:val="none" w:sz="0" w:space="0" w:color="auto"/>
        <w:left w:val="none" w:sz="0" w:space="0" w:color="auto"/>
        <w:bottom w:val="none" w:sz="0" w:space="0" w:color="auto"/>
        <w:right w:val="none" w:sz="0" w:space="0" w:color="auto"/>
      </w:divBdr>
    </w:div>
    <w:div w:id="320156342">
      <w:bodyDiv w:val="1"/>
      <w:marLeft w:val="0"/>
      <w:marRight w:val="0"/>
      <w:marTop w:val="0"/>
      <w:marBottom w:val="0"/>
      <w:divBdr>
        <w:top w:val="none" w:sz="0" w:space="0" w:color="auto"/>
        <w:left w:val="none" w:sz="0" w:space="0" w:color="auto"/>
        <w:bottom w:val="none" w:sz="0" w:space="0" w:color="auto"/>
        <w:right w:val="none" w:sz="0" w:space="0" w:color="auto"/>
      </w:divBdr>
    </w:div>
    <w:div w:id="342826413">
      <w:bodyDiv w:val="1"/>
      <w:marLeft w:val="0"/>
      <w:marRight w:val="0"/>
      <w:marTop w:val="0"/>
      <w:marBottom w:val="0"/>
      <w:divBdr>
        <w:top w:val="none" w:sz="0" w:space="0" w:color="auto"/>
        <w:left w:val="none" w:sz="0" w:space="0" w:color="auto"/>
        <w:bottom w:val="none" w:sz="0" w:space="0" w:color="auto"/>
        <w:right w:val="none" w:sz="0" w:space="0" w:color="auto"/>
      </w:divBdr>
    </w:div>
    <w:div w:id="350767500">
      <w:bodyDiv w:val="1"/>
      <w:marLeft w:val="0"/>
      <w:marRight w:val="0"/>
      <w:marTop w:val="0"/>
      <w:marBottom w:val="0"/>
      <w:divBdr>
        <w:top w:val="none" w:sz="0" w:space="0" w:color="auto"/>
        <w:left w:val="none" w:sz="0" w:space="0" w:color="auto"/>
        <w:bottom w:val="none" w:sz="0" w:space="0" w:color="auto"/>
        <w:right w:val="none" w:sz="0" w:space="0" w:color="auto"/>
      </w:divBdr>
      <w:divsChild>
        <w:div w:id="1270116834">
          <w:marLeft w:val="0"/>
          <w:marRight w:val="0"/>
          <w:marTop w:val="0"/>
          <w:marBottom w:val="0"/>
          <w:divBdr>
            <w:top w:val="none" w:sz="0" w:space="0" w:color="auto"/>
            <w:left w:val="none" w:sz="0" w:space="0" w:color="auto"/>
            <w:bottom w:val="none" w:sz="0" w:space="0" w:color="auto"/>
            <w:right w:val="none" w:sz="0" w:space="0" w:color="auto"/>
          </w:divBdr>
        </w:div>
        <w:div w:id="312174796">
          <w:marLeft w:val="0"/>
          <w:marRight w:val="0"/>
          <w:marTop w:val="0"/>
          <w:marBottom w:val="0"/>
          <w:divBdr>
            <w:top w:val="none" w:sz="0" w:space="0" w:color="auto"/>
            <w:left w:val="none" w:sz="0" w:space="0" w:color="auto"/>
            <w:bottom w:val="none" w:sz="0" w:space="0" w:color="auto"/>
            <w:right w:val="none" w:sz="0" w:space="0" w:color="auto"/>
          </w:divBdr>
        </w:div>
        <w:div w:id="278536321">
          <w:marLeft w:val="0"/>
          <w:marRight w:val="0"/>
          <w:marTop w:val="0"/>
          <w:marBottom w:val="0"/>
          <w:divBdr>
            <w:top w:val="none" w:sz="0" w:space="0" w:color="auto"/>
            <w:left w:val="none" w:sz="0" w:space="0" w:color="auto"/>
            <w:bottom w:val="none" w:sz="0" w:space="0" w:color="auto"/>
            <w:right w:val="none" w:sz="0" w:space="0" w:color="auto"/>
          </w:divBdr>
        </w:div>
        <w:div w:id="339822101">
          <w:marLeft w:val="0"/>
          <w:marRight w:val="0"/>
          <w:marTop w:val="0"/>
          <w:marBottom w:val="0"/>
          <w:divBdr>
            <w:top w:val="none" w:sz="0" w:space="0" w:color="auto"/>
            <w:left w:val="none" w:sz="0" w:space="0" w:color="auto"/>
            <w:bottom w:val="none" w:sz="0" w:space="0" w:color="auto"/>
            <w:right w:val="none" w:sz="0" w:space="0" w:color="auto"/>
          </w:divBdr>
        </w:div>
        <w:div w:id="811214538">
          <w:marLeft w:val="0"/>
          <w:marRight w:val="0"/>
          <w:marTop w:val="0"/>
          <w:marBottom w:val="0"/>
          <w:divBdr>
            <w:top w:val="none" w:sz="0" w:space="0" w:color="auto"/>
            <w:left w:val="none" w:sz="0" w:space="0" w:color="auto"/>
            <w:bottom w:val="none" w:sz="0" w:space="0" w:color="auto"/>
            <w:right w:val="none" w:sz="0" w:space="0" w:color="auto"/>
          </w:divBdr>
        </w:div>
        <w:div w:id="853150286">
          <w:marLeft w:val="0"/>
          <w:marRight w:val="0"/>
          <w:marTop w:val="0"/>
          <w:marBottom w:val="0"/>
          <w:divBdr>
            <w:top w:val="none" w:sz="0" w:space="0" w:color="auto"/>
            <w:left w:val="none" w:sz="0" w:space="0" w:color="auto"/>
            <w:bottom w:val="none" w:sz="0" w:space="0" w:color="auto"/>
            <w:right w:val="none" w:sz="0" w:space="0" w:color="auto"/>
          </w:divBdr>
        </w:div>
        <w:div w:id="1651596614">
          <w:marLeft w:val="0"/>
          <w:marRight w:val="0"/>
          <w:marTop w:val="0"/>
          <w:marBottom w:val="0"/>
          <w:divBdr>
            <w:top w:val="none" w:sz="0" w:space="0" w:color="auto"/>
            <w:left w:val="none" w:sz="0" w:space="0" w:color="auto"/>
            <w:bottom w:val="none" w:sz="0" w:space="0" w:color="auto"/>
            <w:right w:val="none" w:sz="0" w:space="0" w:color="auto"/>
          </w:divBdr>
        </w:div>
        <w:div w:id="1895699652">
          <w:marLeft w:val="0"/>
          <w:marRight w:val="0"/>
          <w:marTop w:val="0"/>
          <w:marBottom w:val="0"/>
          <w:divBdr>
            <w:top w:val="none" w:sz="0" w:space="0" w:color="auto"/>
            <w:left w:val="none" w:sz="0" w:space="0" w:color="auto"/>
            <w:bottom w:val="none" w:sz="0" w:space="0" w:color="auto"/>
            <w:right w:val="none" w:sz="0" w:space="0" w:color="auto"/>
          </w:divBdr>
        </w:div>
        <w:div w:id="1029065103">
          <w:marLeft w:val="0"/>
          <w:marRight w:val="0"/>
          <w:marTop w:val="0"/>
          <w:marBottom w:val="0"/>
          <w:divBdr>
            <w:top w:val="none" w:sz="0" w:space="0" w:color="auto"/>
            <w:left w:val="none" w:sz="0" w:space="0" w:color="auto"/>
            <w:bottom w:val="none" w:sz="0" w:space="0" w:color="auto"/>
            <w:right w:val="none" w:sz="0" w:space="0" w:color="auto"/>
          </w:divBdr>
        </w:div>
      </w:divsChild>
    </w:div>
    <w:div w:id="679432689">
      <w:bodyDiv w:val="1"/>
      <w:marLeft w:val="0"/>
      <w:marRight w:val="0"/>
      <w:marTop w:val="0"/>
      <w:marBottom w:val="0"/>
      <w:divBdr>
        <w:top w:val="none" w:sz="0" w:space="0" w:color="auto"/>
        <w:left w:val="none" w:sz="0" w:space="0" w:color="auto"/>
        <w:bottom w:val="none" w:sz="0" w:space="0" w:color="auto"/>
        <w:right w:val="none" w:sz="0" w:space="0" w:color="auto"/>
      </w:divBdr>
    </w:div>
    <w:div w:id="715734696">
      <w:bodyDiv w:val="1"/>
      <w:marLeft w:val="0"/>
      <w:marRight w:val="0"/>
      <w:marTop w:val="0"/>
      <w:marBottom w:val="0"/>
      <w:divBdr>
        <w:top w:val="none" w:sz="0" w:space="0" w:color="auto"/>
        <w:left w:val="none" w:sz="0" w:space="0" w:color="auto"/>
        <w:bottom w:val="none" w:sz="0" w:space="0" w:color="auto"/>
        <w:right w:val="none" w:sz="0" w:space="0" w:color="auto"/>
      </w:divBdr>
    </w:div>
    <w:div w:id="721253411">
      <w:bodyDiv w:val="1"/>
      <w:marLeft w:val="0"/>
      <w:marRight w:val="0"/>
      <w:marTop w:val="0"/>
      <w:marBottom w:val="0"/>
      <w:divBdr>
        <w:top w:val="none" w:sz="0" w:space="0" w:color="auto"/>
        <w:left w:val="none" w:sz="0" w:space="0" w:color="auto"/>
        <w:bottom w:val="none" w:sz="0" w:space="0" w:color="auto"/>
        <w:right w:val="none" w:sz="0" w:space="0" w:color="auto"/>
      </w:divBdr>
    </w:div>
    <w:div w:id="733896188">
      <w:bodyDiv w:val="1"/>
      <w:marLeft w:val="0"/>
      <w:marRight w:val="0"/>
      <w:marTop w:val="0"/>
      <w:marBottom w:val="0"/>
      <w:divBdr>
        <w:top w:val="none" w:sz="0" w:space="0" w:color="auto"/>
        <w:left w:val="none" w:sz="0" w:space="0" w:color="auto"/>
        <w:bottom w:val="none" w:sz="0" w:space="0" w:color="auto"/>
        <w:right w:val="none" w:sz="0" w:space="0" w:color="auto"/>
      </w:divBdr>
    </w:div>
    <w:div w:id="737358733">
      <w:bodyDiv w:val="1"/>
      <w:marLeft w:val="0"/>
      <w:marRight w:val="0"/>
      <w:marTop w:val="0"/>
      <w:marBottom w:val="0"/>
      <w:divBdr>
        <w:top w:val="none" w:sz="0" w:space="0" w:color="auto"/>
        <w:left w:val="none" w:sz="0" w:space="0" w:color="auto"/>
        <w:bottom w:val="none" w:sz="0" w:space="0" w:color="auto"/>
        <w:right w:val="none" w:sz="0" w:space="0" w:color="auto"/>
      </w:divBdr>
      <w:divsChild>
        <w:div w:id="524173704">
          <w:marLeft w:val="0"/>
          <w:marRight w:val="0"/>
          <w:marTop w:val="0"/>
          <w:marBottom w:val="0"/>
          <w:divBdr>
            <w:top w:val="none" w:sz="0" w:space="0" w:color="auto"/>
            <w:left w:val="none" w:sz="0" w:space="0" w:color="auto"/>
            <w:bottom w:val="none" w:sz="0" w:space="0" w:color="auto"/>
            <w:right w:val="none" w:sz="0" w:space="0" w:color="auto"/>
          </w:divBdr>
          <w:divsChild>
            <w:div w:id="1660696140">
              <w:marLeft w:val="0"/>
              <w:marRight w:val="0"/>
              <w:marTop w:val="0"/>
              <w:marBottom w:val="0"/>
              <w:divBdr>
                <w:top w:val="none" w:sz="0" w:space="0" w:color="auto"/>
                <w:left w:val="none" w:sz="0" w:space="0" w:color="auto"/>
                <w:bottom w:val="none" w:sz="0" w:space="0" w:color="auto"/>
                <w:right w:val="none" w:sz="0" w:space="0" w:color="auto"/>
              </w:divBdr>
              <w:divsChild>
                <w:div w:id="208035966">
                  <w:marLeft w:val="0"/>
                  <w:marRight w:val="0"/>
                  <w:marTop w:val="0"/>
                  <w:marBottom w:val="0"/>
                  <w:divBdr>
                    <w:top w:val="none" w:sz="0" w:space="0" w:color="auto"/>
                    <w:left w:val="none" w:sz="0" w:space="0" w:color="auto"/>
                    <w:bottom w:val="none" w:sz="0" w:space="0" w:color="auto"/>
                    <w:right w:val="none" w:sz="0" w:space="0" w:color="auto"/>
                  </w:divBdr>
                  <w:divsChild>
                    <w:div w:id="771046201">
                      <w:marLeft w:val="0"/>
                      <w:marRight w:val="0"/>
                      <w:marTop w:val="0"/>
                      <w:marBottom w:val="0"/>
                      <w:divBdr>
                        <w:top w:val="none" w:sz="0" w:space="0" w:color="auto"/>
                        <w:left w:val="none" w:sz="0" w:space="0" w:color="auto"/>
                        <w:bottom w:val="none" w:sz="0" w:space="0" w:color="auto"/>
                        <w:right w:val="none" w:sz="0" w:space="0" w:color="auto"/>
                      </w:divBdr>
                      <w:divsChild>
                        <w:div w:id="494609915">
                          <w:marLeft w:val="0"/>
                          <w:marRight w:val="0"/>
                          <w:marTop w:val="0"/>
                          <w:marBottom w:val="0"/>
                          <w:divBdr>
                            <w:top w:val="none" w:sz="0" w:space="0" w:color="auto"/>
                            <w:left w:val="none" w:sz="0" w:space="0" w:color="auto"/>
                            <w:bottom w:val="none" w:sz="0" w:space="0" w:color="auto"/>
                            <w:right w:val="none" w:sz="0" w:space="0" w:color="auto"/>
                          </w:divBdr>
                          <w:divsChild>
                            <w:div w:id="1741249406">
                              <w:marLeft w:val="0"/>
                              <w:marRight w:val="0"/>
                              <w:marTop w:val="0"/>
                              <w:marBottom w:val="0"/>
                              <w:divBdr>
                                <w:top w:val="none" w:sz="0" w:space="0" w:color="auto"/>
                                <w:left w:val="none" w:sz="0" w:space="0" w:color="auto"/>
                                <w:bottom w:val="none" w:sz="0" w:space="0" w:color="auto"/>
                                <w:right w:val="none" w:sz="0" w:space="0" w:color="auto"/>
                              </w:divBdr>
                              <w:divsChild>
                                <w:div w:id="574436962">
                                  <w:marLeft w:val="0"/>
                                  <w:marRight w:val="0"/>
                                  <w:marTop w:val="0"/>
                                  <w:marBottom w:val="0"/>
                                  <w:divBdr>
                                    <w:top w:val="none" w:sz="0" w:space="0" w:color="auto"/>
                                    <w:left w:val="none" w:sz="0" w:space="0" w:color="auto"/>
                                    <w:bottom w:val="none" w:sz="0" w:space="0" w:color="auto"/>
                                    <w:right w:val="none" w:sz="0" w:space="0" w:color="auto"/>
                                  </w:divBdr>
                                  <w:divsChild>
                                    <w:div w:id="6019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8061">
      <w:bodyDiv w:val="1"/>
      <w:marLeft w:val="0"/>
      <w:marRight w:val="0"/>
      <w:marTop w:val="0"/>
      <w:marBottom w:val="0"/>
      <w:divBdr>
        <w:top w:val="none" w:sz="0" w:space="0" w:color="auto"/>
        <w:left w:val="none" w:sz="0" w:space="0" w:color="auto"/>
        <w:bottom w:val="none" w:sz="0" w:space="0" w:color="auto"/>
        <w:right w:val="none" w:sz="0" w:space="0" w:color="auto"/>
      </w:divBdr>
    </w:div>
    <w:div w:id="755788839">
      <w:bodyDiv w:val="1"/>
      <w:marLeft w:val="0"/>
      <w:marRight w:val="0"/>
      <w:marTop w:val="0"/>
      <w:marBottom w:val="0"/>
      <w:divBdr>
        <w:top w:val="none" w:sz="0" w:space="0" w:color="auto"/>
        <w:left w:val="none" w:sz="0" w:space="0" w:color="auto"/>
        <w:bottom w:val="none" w:sz="0" w:space="0" w:color="auto"/>
        <w:right w:val="none" w:sz="0" w:space="0" w:color="auto"/>
      </w:divBdr>
    </w:div>
    <w:div w:id="813302084">
      <w:bodyDiv w:val="1"/>
      <w:marLeft w:val="0"/>
      <w:marRight w:val="0"/>
      <w:marTop w:val="0"/>
      <w:marBottom w:val="0"/>
      <w:divBdr>
        <w:top w:val="none" w:sz="0" w:space="0" w:color="auto"/>
        <w:left w:val="none" w:sz="0" w:space="0" w:color="auto"/>
        <w:bottom w:val="none" w:sz="0" w:space="0" w:color="auto"/>
        <w:right w:val="none" w:sz="0" w:space="0" w:color="auto"/>
      </w:divBdr>
    </w:div>
    <w:div w:id="859393623">
      <w:bodyDiv w:val="1"/>
      <w:marLeft w:val="0"/>
      <w:marRight w:val="0"/>
      <w:marTop w:val="0"/>
      <w:marBottom w:val="0"/>
      <w:divBdr>
        <w:top w:val="none" w:sz="0" w:space="0" w:color="auto"/>
        <w:left w:val="none" w:sz="0" w:space="0" w:color="auto"/>
        <w:bottom w:val="none" w:sz="0" w:space="0" w:color="auto"/>
        <w:right w:val="none" w:sz="0" w:space="0" w:color="auto"/>
      </w:divBdr>
    </w:div>
    <w:div w:id="886718376">
      <w:bodyDiv w:val="1"/>
      <w:marLeft w:val="0"/>
      <w:marRight w:val="0"/>
      <w:marTop w:val="0"/>
      <w:marBottom w:val="0"/>
      <w:divBdr>
        <w:top w:val="none" w:sz="0" w:space="0" w:color="auto"/>
        <w:left w:val="none" w:sz="0" w:space="0" w:color="auto"/>
        <w:bottom w:val="none" w:sz="0" w:space="0" w:color="auto"/>
        <w:right w:val="none" w:sz="0" w:space="0" w:color="auto"/>
      </w:divBdr>
    </w:div>
    <w:div w:id="929505850">
      <w:bodyDiv w:val="1"/>
      <w:marLeft w:val="0"/>
      <w:marRight w:val="0"/>
      <w:marTop w:val="0"/>
      <w:marBottom w:val="0"/>
      <w:divBdr>
        <w:top w:val="none" w:sz="0" w:space="0" w:color="auto"/>
        <w:left w:val="none" w:sz="0" w:space="0" w:color="auto"/>
        <w:bottom w:val="none" w:sz="0" w:space="0" w:color="auto"/>
        <w:right w:val="none" w:sz="0" w:space="0" w:color="auto"/>
      </w:divBdr>
    </w:div>
    <w:div w:id="968365866">
      <w:bodyDiv w:val="1"/>
      <w:marLeft w:val="0"/>
      <w:marRight w:val="0"/>
      <w:marTop w:val="0"/>
      <w:marBottom w:val="0"/>
      <w:divBdr>
        <w:top w:val="none" w:sz="0" w:space="0" w:color="auto"/>
        <w:left w:val="none" w:sz="0" w:space="0" w:color="auto"/>
        <w:bottom w:val="none" w:sz="0" w:space="0" w:color="auto"/>
        <w:right w:val="none" w:sz="0" w:space="0" w:color="auto"/>
      </w:divBdr>
    </w:div>
    <w:div w:id="971717831">
      <w:bodyDiv w:val="1"/>
      <w:marLeft w:val="0"/>
      <w:marRight w:val="0"/>
      <w:marTop w:val="0"/>
      <w:marBottom w:val="0"/>
      <w:divBdr>
        <w:top w:val="none" w:sz="0" w:space="0" w:color="auto"/>
        <w:left w:val="none" w:sz="0" w:space="0" w:color="auto"/>
        <w:bottom w:val="none" w:sz="0" w:space="0" w:color="auto"/>
        <w:right w:val="none" w:sz="0" w:space="0" w:color="auto"/>
      </w:divBdr>
    </w:div>
    <w:div w:id="1024281150">
      <w:bodyDiv w:val="1"/>
      <w:marLeft w:val="0"/>
      <w:marRight w:val="0"/>
      <w:marTop w:val="0"/>
      <w:marBottom w:val="0"/>
      <w:divBdr>
        <w:top w:val="none" w:sz="0" w:space="0" w:color="auto"/>
        <w:left w:val="none" w:sz="0" w:space="0" w:color="auto"/>
        <w:bottom w:val="none" w:sz="0" w:space="0" w:color="auto"/>
        <w:right w:val="none" w:sz="0" w:space="0" w:color="auto"/>
      </w:divBdr>
      <w:divsChild>
        <w:div w:id="251738437">
          <w:marLeft w:val="0"/>
          <w:marRight w:val="0"/>
          <w:marTop w:val="0"/>
          <w:marBottom w:val="0"/>
          <w:divBdr>
            <w:top w:val="none" w:sz="0" w:space="0" w:color="auto"/>
            <w:left w:val="none" w:sz="0" w:space="0" w:color="auto"/>
            <w:bottom w:val="none" w:sz="0" w:space="0" w:color="auto"/>
            <w:right w:val="none" w:sz="0" w:space="0" w:color="auto"/>
          </w:divBdr>
        </w:div>
        <w:div w:id="442501330">
          <w:marLeft w:val="0"/>
          <w:marRight w:val="0"/>
          <w:marTop w:val="0"/>
          <w:marBottom w:val="0"/>
          <w:divBdr>
            <w:top w:val="none" w:sz="0" w:space="0" w:color="auto"/>
            <w:left w:val="none" w:sz="0" w:space="0" w:color="auto"/>
            <w:bottom w:val="none" w:sz="0" w:space="0" w:color="auto"/>
            <w:right w:val="none" w:sz="0" w:space="0" w:color="auto"/>
          </w:divBdr>
        </w:div>
        <w:div w:id="1869484182">
          <w:marLeft w:val="0"/>
          <w:marRight w:val="0"/>
          <w:marTop w:val="0"/>
          <w:marBottom w:val="0"/>
          <w:divBdr>
            <w:top w:val="none" w:sz="0" w:space="0" w:color="auto"/>
            <w:left w:val="none" w:sz="0" w:space="0" w:color="auto"/>
            <w:bottom w:val="none" w:sz="0" w:space="0" w:color="auto"/>
            <w:right w:val="none" w:sz="0" w:space="0" w:color="auto"/>
          </w:divBdr>
        </w:div>
        <w:div w:id="1180434434">
          <w:marLeft w:val="0"/>
          <w:marRight w:val="0"/>
          <w:marTop w:val="0"/>
          <w:marBottom w:val="0"/>
          <w:divBdr>
            <w:top w:val="none" w:sz="0" w:space="0" w:color="auto"/>
            <w:left w:val="none" w:sz="0" w:space="0" w:color="auto"/>
            <w:bottom w:val="none" w:sz="0" w:space="0" w:color="auto"/>
            <w:right w:val="none" w:sz="0" w:space="0" w:color="auto"/>
          </w:divBdr>
        </w:div>
        <w:div w:id="1538201494">
          <w:marLeft w:val="0"/>
          <w:marRight w:val="0"/>
          <w:marTop w:val="0"/>
          <w:marBottom w:val="0"/>
          <w:divBdr>
            <w:top w:val="none" w:sz="0" w:space="0" w:color="auto"/>
            <w:left w:val="none" w:sz="0" w:space="0" w:color="auto"/>
            <w:bottom w:val="none" w:sz="0" w:space="0" w:color="auto"/>
            <w:right w:val="none" w:sz="0" w:space="0" w:color="auto"/>
          </w:divBdr>
        </w:div>
        <w:div w:id="1377579751">
          <w:marLeft w:val="0"/>
          <w:marRight w:val="0"/>
          <w:marTop w:val="0"/>
          <w:marBottom w:val="0"/>
          <w:divBdr>
            <w:top w:val="none" w:sz="0" w:space="0" w:color="auto"/>
            <w:left w:val="none" w:sz="0" w:space="0" w:color="auto"/>
            <w:bottom w:val="none" w:sz="0" w:space="0" w:color="auto"/>
            <w:right w:val="none" w:sz="0" w:space="0" w:color="auto"/>
          </w:divBdr>
        </w:div>
        <w:div w:id="1320618123">
          <w:marLeft w:val="0"/>
          <w:marRight w:val="0"/>
          <w:marTop w:val="0"/>
          <w:marBottom w:val="0"/>
          <w:divBdr>
            <w:top w:val="none" w:sz="0" w:space="0" w:color="auto"/>
            <w:left w:val="none" w:sz="0" w:space="0" w:color="auto"/>
            <w:bottom w:val="none" w:sz="0" w:space="0" w:color="auto"/>
            <w:right w:val="none" w:sz="0" w:space="0" w:color="auto"/>
          </w:divBdr>
        </w:div>
        <w:div w:id="1203905590">
          <w:marLeft w:val="0"/>
          <w:marRight w:val="0"/>
          <w:marTop w:val="0"/>
          <w:marBottom w:val="0"/>
          <w:divBdr>
            <w:top w:val="none" w:sz="0" w:space="0" w:color="auto"/>
            <w:left w:val="none" w:sz="0" w:space="0" w:color="auto"/>
            <w:bottom w:val="none" w:sz="0" w:space="0" w:color="auto"/>
            <w:right w:val="none" w:sz="0" w:space="0" w:color="auto"/>
          </w:divBdr>
        </w:div>
        <w:div w:id="860975784">
          <w:marLeft w:val="0"/>
          <w:marRight w:val="0"/>
          <w:marTop w:val="0"/>
          <w:marBottom w:val="0"/>
          <w:divBdr>
            <w:top w:val="none" w:sz="0" w:space="0" w:color="auto"/>
            <w:left w:val="none" w:sz="0" w:space="0" w:color="auto"/>
            <w:bottom w:val="none" w:sz="0" w:space="0" w:color="auto"/>
            <w:right w:val="none" w:sz="0" w:space="0" w:color="auto"/>
          </w:divBdr>
        </w:div>
      </w:divsChild>
    </w:div>
    <w:div w:id="1046754204">
      <w:bodyDiv w:val="1"/>
      <w:marLeft w:val="0"/>
      <w:marRight w:val="0"/>
      <w:marTop w:val="0"/>
      <w:marBottom w:val="0"/>
      <w:divBdr>
        <w:top w:val="none" w:sz="0" w:space="0" w:color="auto"/>
        <w:left w:val="none" w:sz="0" w:space="0" w:color="auto"/>
        <w:bottom w:val="none" w:sz="0" w:space="0" w:color="auto"/>
        <w:right w:val="none" w:sz="0" w:space="0" w:color="auto"/>
      </w:divBdr>
    </w:div>
    <w:div w:id="1049764163">
      <w:bodyDiv w:val="1"/>
      <w:marLeft w:val="0"/>
      <w:marRight w:val="0"/>
      <w:marTop w:val="0"/>
      <w:marBottom w:val="0"/>
      <w:divBdr>
        <w:top w:val="none" w:sz="0" w:space="0" w:color="auto"/>
        <w:left w:val="none" w:sz="0" w:space="0" w:color="auto"/>
        <w:bottom w:val="none" w:sz="0" w:space="0" w:color="auto"/>
        <w:right w:val="none" w:sz="0" w:space="0" w:color="auto"/>
      </w:divBdr>
    </w:div>
    <w:div w:id="1181043271">
      <w:bodyDiv w:val="1"/>
      <w:marLeft w:val="0"/>
      <w:marRight w:val="0"/>
      <w:marTop w:val="0"/>
      <w:marBottom w:val="0"/>
      <w:divBdr>
        <w:top w:val="none" w:sz="0" w:space="0" w:color="auto"/>
        <w:left w:val="none" w:sz="0" w:space="0" w:color="auto"/>
        <w:bottom w:val="none" w:sz="0" w:space="0" w:color="auto"/>
        <w:right w:val="none" w:sz="0" w:space="0" w:color="auto"/>
      </w:divBdr>
    </w:div>
    <w:div w:id="1302467968">
      <w:bodyDiv w:val="1"/>
      <w:marLeft w:val="0"/>
      <w:marRight w:val="0"/>
      <w:marTop w:val="0"/>
      <w:marBottom w:val="0"/>
      <w:divBdr>
        <w:top w:val="none" w:sz="0" w:space="0" w:color="auto"/>
        <w:left w:val="none" w:sz="0" w:space="0" w:color="auto"/>
        <w:bottom w:val="none" w:sz="0" w:space="0" w:color="auto"/>
        <w:right w:val="none" w:sz="0" w:space="0" w:color="auto"/>
      </w:divBdr>
    </w:div>
    <w:div w:id="1303197103">
      <w:bodyDiv w:val="1"/>
      <w:marLeft w:val="0"/>
      <w:marRight w:val="0"/>
      <w:marTop w:val="0"/>
      <w:marBottom w:val="0"/>
      <w:divBdr>
        <w:top w:val="none" w:sz="0" w:space="0" w:color="auto"/>
        <w:left w:val="none" w:sz="0" w:space="0" w:color="auto"/>
        <w:bottom w:val="none" w:sz="0" w:space="0" w:color="auto"/>
        <w:right w:val="none" w:sz="0" w:space="0" w:color="auto"/>
      </w:divBdr>
    </w:div>
    <w:div w:id="1360544772">
      <w:bodyDiv w:val="1"/>
      <w:marLeft w:val="0"/>
      <w:marRight w:val="0"/>
      <w:marTop w:val="0"/>
      <w:marBottom w:val="0"/>
      <w:divBdr>
        <w:top w:val="none" w:sz="0" w:space="0" w:color="auto"/>
        <w:left w:val="none" w:sz="0" w:space="0" w:color="auto"/>
        <w:bottom w:val="none" w:sz="0" w:space="0" w:color="auto"/>
        <w:right w:val="none" w:sz="0" w:space="0" w:color="auto"/>
      </w:divBdr>
    </w:div>
    <w:div w:id="1571034861">
      <w:bodyDiv w:val="1"/>
      <w:marLeft w:val="0"/>
      <w:marRight w:val="0"/>
      <w:marTop w:val="0"/>
      <w:marBottom w:val="0"/>
      <w:divBdr>
        <w:top w:val="none" w:sz="0" w:space="0" w:color="auto"/>
        <w:left w:val="none" w:sz="0" w:space="0" w:color="auto"/>
        <w:bottom w:val="none" w:sz="0" w:space="0" w:color="auto"/>
        <w:right w:val="none" w:sz="0" w:space="0" w:color="auto"/>
      </w:divBdr>
    </w:div>
    <w:div w:id="1571227741">
      <w:bodyDiv w:val="1"/>
      <w:marLeft w:val="0"/>
      <w:marRight w:val="0"/>
      <w:marTop w:val="0"/>
      <w:marBottom w:val="0"/>
      <w:divBdr>
        <w:top w:val="none" w:sz="0" w:space="0" w:color="auto"/>
        <w:left w:val="none" w:sz="0" w:space="0" w:color="auto"/>
        <w:bottom w:val="none" w:sz="0" w:space="0" w:color="auto"/>
        <w:right w:val="none" w:sz="0" w:space="0" w:color="auto"/>
      </w:divBdr>
    </w:div>
    <w:div w:id="1576940522">
      <w:bodyDiv w:val="1"/>
      <w:marLeft w:val="0"/>
      <w:marRight w:val="0"/>
      <w:marTop w:val="0"/>
      <w:marBottom w:val="0"/>
      <w:divBdr>
        <w:top w:val="none" w:sz="0" w:space="0" w:color="auto"/>
        <w:left w:val="none" w:sz="0" w:space="0" w:color="auto"/>
        <w:bottom w:val="none" w:sz="0" w:space="0" w:color="auto"/>
        <w:right w:val="none" w:sz="0" w:space="0" w:color="auto"/>
      </w:divBdr>
      <w:divsChild>
        <w:div w:id="312027084">
          <w:marLeft w:val="0"/>
          <w:marRight w:val="0"/>
          <w:marTop w:val="0"/>
          <w:marBottom w:val="0"/>
          <w:divBdr>
            <w:top w:val="none" w:sz="0" w:space="0" w:color="auto"/>
            <w:left w:val="none" w:sz="0" w:space="0" w:color="auto"/>
            <w:bottom w:val="none" w:sz="0" w:space="0" w:color="auto"/>
            <w:right w:val="none" w:sz="0" w:space="0" w:color="auto"/>
          </w:divBdr>
          <w:divsChild>
            <w:div w:id="183710457">
              <w:marLeft w:val="0"/>
              <w:marRight w:val="0"/>
              <w:marTop w:val="0"/>
              <w:marBottom w:val="0"/>
              <w:divBdr>
                <w:top w:val="none" w:sz="0" w:space="0" w:color="auto"/>
                <w:left w:val="none" w:sz="0" w:space="0" w:color="auto"/>
                <w:bottom w:val="none" w:sz="0" w:space="0" w:color="auto"/>
                <w:right w:val="none" w:sz="0" w:space="0" w:color="auto"/>
              </w:divBdr>
              <w:divsChild>
                <w:div w:id="1125733746">
                  <w:marLeft w:val="0"/>
                  <w:marRight w:val="0"/>
                  <w:marTop w:val="0"/>
                  <w:marBottom w:val="0"/>
                  <w:divBdr>
                    <w:top w:val="none" w:sz="0" w:space="0" w:color="auto"/>
                    <w:left w:val="none" w:sz="0" w:space="0" w:color="auto"/>
                    <w:bottom w:val="none" w:sz="0" w:space="0" w:color="auto"/>
                    <w:right w:val="none" w:sz="0" w:space="0" w:color="auto"/>
                  </w:divBdr>
                  <w:divsChild>
                    <w:div w:id="920212938">
                      <w:marLeft w:val="0"/>
                      <w:marRight w:val="0"/>
                      <w:marTop w:val="0"/>
                      <w:marBottom w:val="0"/>
                      <w:divBdr>
                        <w:top w:val="none" w:sz="0" w:space="0" w:color="auto"/>
                        <w:left w:val="none" w:sz="0" w:space="0" w:color="auto"/>
                        <w:bottom w:val="none" w:sz="0" w:space="0" w:color="auto"/>
                        <w:right w:val="none" w:sz="0" w:space="0" w:color="auto"/>
                      </w:divBdr>
                      <w:divsChild>
                        <w:div w:id="1046879806">
                          <w:marLeft w:val="0"/>
                          <w:marRight w:val="0"/>
                          <w:marTop w:val="0"/>
                          <w:marBottom w:val="0"/>
                          <w:divBdr>
                            <w:top w:val="none" w:sz="0" w:space="0" w:color="auto"/>
                            <w:left w:val="none" w:sz="0" w:space="0" w:color="auto"/>
                            <w:bottom w:val="none" w:sz="0" w:space="0" w:color="auto"/>
                            <w:right w:val="none" w:sz="0" w:space="0" w:color="auto"/>
                          </w:divBdr>
                          <w:divsChild>
                            <w:div w:id="331493644">
                              <w:marLeft w:val="0"/>
                              <w:marRight w:val="0"/>
                              <w:marTop w:val="0"/>
                              <w:marBottom w:val="0"/>
                              <w:divBdr>
                                <w:top w:val="none" w:sz="0" w:space="0" w:color="auto"/>
                                <w:left w:val="none" w:sz="0" w:space="0" w:color="auto"/>
                                <w:bottom w:val="none" w:sz="0" w:space="0" w:color="auto"/>
                                <w:right w:val="none" w:sz="0" w:space="0" w:color="auto"/>
                              </w:divBdr>
                              <w:divsChild>
                                <w:div w:id="23597808">
                                  <w:marLeft w:val="0"/>
                                  <w:marRight w:val="0"/>
                                  <w:marTop w:val="0"/>
                                  <w:marBottom w:val="0"/>
                                  <w:divBdr>
                                    <w:top w:val="none" w:sz="0" w:space="0" w:color="auto"/>
                                    <w:left w:val="none" w:sz="0" w:space="0" w:color="auto"/>
                                    <w:bottom w:val="none" w:sz="0" w:space="0" w:color="auto"/>
                                    <w:right w:val="none" w:sz="0" w:space="0" w:color="auto"/>
                                  </w:divBdr>
                                  <w:divsChild>
                                    <w:div w:id="187584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657108">
      <w:bodyDiv w:val="1"/>
      <w:marLeft w:val="0"/>
      <w:marRight w:val="0"/>
      <w:marTop w:val="0"/>
      <w:marBottom w:val="0"/>
      <w:divBdr>
        <w:top w:val="none" w:sz="0" w:space="0" w:color="auto"/>
        <w:left w:val="none" w:sz="0" w:space="0" w:color="auto"/>
        <w:bottom w:val="none" w:sz="0" w:space="0" w:color="auto"/>
        <w:right w:val="none" w:sz="0" w:space="0" w:color="auto"/>
      </w:divBdr>
    </w:div>
    <w:div w:id="1777168332">
      <w:bodyDiv w:val="1"/>
      <w:marLeft w:val="0"/>
      <w:marRight w:val="0"/>
      <w:marTop w:val="0"/>
      <w:marBottom w:val="0"/>
      <w:divBdr>
        <w:top w:val="none" w:sz="0" w:space="0" w:color="auto"/>
        <w:left w:val="none" w:sz="0" w:space="0" w:color="auto"/>
        <w:bottom w:val="none" w:sz="0" w:space="0" w:color="auto"/>
        <w:right w:val="none" w:sz="0" w:space="0" w:color="auto"/>
      </w:divBdr>
    </w:div>
    <w:div w:id="1798529553">
      <w:bodyDiv w:val="1"/>
      <w:marLeft w:val="0"/>
      <w:marRight w:val="0"/>
      <w:marTop w:val="0"/>
      <w:marBottom w:val="0"/>
      <w:divBdr>
        <w:top w:val="none" w:sz="0" w:space="0" w:color="auto"/>
        <w:left w:val="none" w:sz="0" w:space="0" w:color="auto"/>
        <w:bottom w:val="none" w:sz="0" w:space="0" w:color="auto"/>
        <w:right w:val="none" w:sz="0" w:space="0" w:color="auto"/>
      </w:divBdr>
    </w:div>
    <w:div w:id="1906183087">
      <w:bodyDiv w:val="1"/>
      <w:marLeft w:val="0"/>
      <w:marRight w:val="0"/>
      <w:marTop w:val="0"/>
      <w:marBottom w:val="0"/>
      <w:divBdr>
        <w:top w:val="none" w:sz="0" w:space="0" w:color="auto"/>
        <w:left w:val="none" w:sz="0" w:space="0" w:color="auto"/>
        <w:bottom w:val="none" w:sz="0" w:space="0" w:color="auto"/>
        <w:right w:val="none" w:sz="0" w:space="0" w:color="auto"/>
      </w:divBdr>
    </w:div>
    <w:div w:id="1929653977">
      <w:bodyDiv w:val="1"/>
      <w:marLeft w:val="0"/>
      <w:marRight w:val="0"/>
      <w:marTop w:val="0"/>
      <w:marBottom w:val="0"/>
      <w:divBdr>
        <w:top w:val="none" w:sz="0" w:space="0" w:color="auto"/>
        <w:left w:val="none" w:sz="0" w:space="0" w:color="auto"/>
        <w:bottom w:val="none" w:sz="0" w:space="0" w:color="auto"/>
        <w:right w:val="none" w:sz="0" w:space="0" w:color="auto"/>
      </w:divBdr>
    </w:div>
    <w:div w:id="2002653375">
      <w:bodyDiv w:val="1"/>
      <w:marLeft w:val="0"/>
      <w:marRight w:val="0"/>
      <w:marTop w:val="0"/>
      <w:marBottom w:val="0"/>
      <w:divBdr>
        <w:top w:val="none" w:sz="0" w:space="0" w:color="auto"/>
        <w:left w:val="none" w:sz="0" w:space="0" w:color="auto"/>
        <w:bottom w:val="none" w:sz="0" w:space="0" w:color="auto"/>
        <w:right w:val="none" w:sz="0" w:space="0" w:color="auto"/>
      </w:divBdr>
      <w:divsChild>
        <w:div w:id="481580792">
          <w:marLeft w:val="0"/>
          <w:marRight w:val="0"/>
          <w:marTop w:val="0"/>
          <w:marBottom w:val="0"/>
          <w:divBdr>
            <w:top w:val="none" w:sz="0" w:space="0" w:color="auto"/>
            <w:left w:val="none" w:sz="0" w:space="0" w:color="auto"/>
            <w:bottom w:val="none" w:sz="0" w:space="0" w:color="auto"/>
            <w:right w:val="none" w:sz="0" w:space="0" w:color="auto"/>
          </w:divBdr>
          <w:divsChild>
            <w:div w:id="2055233733">
              <w:marLeft w:val="0"/>
              <w:marRight w:val="0"/>
              <w:marTop w:val="0"/>
              <w:marBottom w:val="0"/>
              <w:divBdr>
                <w:top w:val="none" w:sz="0" w:space="0" w:color="auto"/>
                <w:left w:val="none" w:sz="0" w:space="0" w:color="auto"/>
                <w:bottom w:val="none" w:sz="0" w:space="0" w:color="auto"/>
                <w:right w:val="none" w:sz="0" w:space="0" w:color="auto"/>
              </w:divBdr>
              <w:divsChild>
                <w:div w:id="1854999222">
                  <w:marLeft w:val="0"/>
                  <w:marRight w:val="0"/>
                  <w:marTop w:val="0"/>
                  <w:marBottom w:val="0"/>
                  <w:divBdr>
                    <w:top w:val="none" w:sz="0" w:space="0" w:color="auto"/>
                    <w:left w:val="none" w:sz="0" w:space="0" w:color="auto"/>
                    <w:bottom w:val="none" w:sz="0" w:space="0" w:color="auto"/>
                    <w:right w:val="none" w:sz="0" w:space="0" w:color="auto"/>
                  </w:divBdr>
                  <w:divsChild>
                    <w:div w:id="1046031599">
                      <w:marLeft w:val="0"/>
                      <w:marRight w:val="0"/>
                      <w:marTop w:val="0"/>
                      <w:marBottom w:val="0"/>
                      <w:divBdr>
                        <w:top w:val="none" w:sz="0" w:space="0" w:color="auto"/>
                        <w:left w:val="none" w:sz="0" w:space="0" w:color="auto"/>
                        <w:bottom w:val="none" w:sz="0" w:space="0" w:color="auto"/>
                        <w:right w:val="none" w:sz="0" w:space="0" w:color="auto"/>
                      </w:divBdr>
                      <w:divsChild>
                        <w:div w:id="576744424">
                          <w:marLeft w:val="0"/>
                          <w:marRight w:val="0"/>
                          <w:marTop w:val="0"/>
                          <w:marBottom w:val="0"/>
                          <w:divBdr>
                            <w:top w:val="none" w:sz="0" w:space="0" w:color="auto"/>
                            <w:left w:val="none" w:sz="0" w:space="0" w:color="auto"/>
                            <w:bottom w:val="none" w:sz="0" w:space="0" w:color="auto"/>
                            <w:right w:val="none" w:sz="0" w:space="0" w:color="auto"/>
                          </w:divBdr>
                          <w:divsChild>
                            <w:div w:id="549416695">
                              <w:marLeft w:val="0"/>
                              <w:marRight w:val="0"/>
                              <w:marTop w:val="0"/>
                              <w:marBottom w:val="0"/>
                              <w:divBdr>
                                <w:top w:val="none" w:sz="0" w:space="0" w:color="auto"/>
                                <w:left w:val="none" w:sz="0" w:space="0" w:color="auto"/>
                                <w:bottom w:val="none" w:sz="0" w:space="0" w:color="auto"/>
                                <w:right w:val="none" w:sz="0" w:space="0" w:color="auto"/>
                              </w:divBdr>
                              <w:divsChild>
                                <w:div w:id="797380656">
                                  <w:marLeft w:val="0"/>
                                  <w:marRight w:val="0"/>
                                  <w:marTop w:val="0"/>
                                  <w:marBottom w:val="0"/>
                                  <w:divBdr>
                                    <w:top w:val="none" w:sz="0" w:space="0" w:color="auto"/>
                                    <w:left w:val="none" w:sz="0" w:space="0" w:color="auto"/>
                                    <w:bottom w:val="none" w:sz="0" w:space="0" w:color="auto"/>
                                    <w:right w:val="none" w:sz="0" w:space="0" w:color="auto"/>
                                  </w:divBdr>
                                  <w:divsChild>
                                    <w:div w:id="21352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357194">
      <w:bodyDiv w:val="1"/>
      <w:marLeft w:val="0"/>
      <w:marRight w:val="0"/>
      <w:marTop w:val="0"/>
      <w:marBottom w:val="0"/>
      <w:divBdr>
        <w:top w:val="none" w:sz="0" w:space="0" w:color="auto"/>
        <w:left w:val="none" w:sz="0" w:space="0" w:color="auto"/>
        <w:bottom w:val="none" w:sz="0" w:space="0" w:color="auto"/>
        <w:right w:val="none" w:sz="0" w:space="0" w:color="auto"/>
      </w:divBdr>
    </w:div>
    <w:div w:id="2099516525">
      <w:bodyDiv w:val="1"/>
      <w:marLeft w:val="0"/>
      <w:marRight w:val="0"/>
      <w:marTop w:val="0"/>
      <w:marBottom w:val="0"/>
      <w:divBdr>
        <w:top w:val="none" w:sz="0" w:space="0" w:color="auto"/>
        <w:left w:val="none" w:sz="0" w:space="0" w:color="auto"/>
        <w:bottom w:val="none" w:sz="0" w:space="0" w:color="auto"/>
        <w:right w:val="none" w:sz="0" w:space="0" w:color="auto"/>
      </w:divBdr>
    </w:div>
    <w:div w:id="2126730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10</Pages>
  <Words>4836</Words>
  <Characters>27571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Eniyan Renganathan</dc:creator>
  <cp:keywords/>
  <dc:description/>
  <cp:lastModifiedBy>Eniyan Renganathan</cp:lastModifiedBy>
  <cp:revision>148</cp:revision>
  <dcterms:created xsi:type="dcterms:W3CDTF">2025-02-20T09:45:00Z</dcterms:created>
  <dcterms:modified xsi:type="dcterms:W3CDTF">2025-03-19T05:05:00Z</dcterms:modified>
</cp:coreProperties>
</file>